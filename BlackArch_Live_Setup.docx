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08F2" w:rsidRPr="004A08F2" w:rsidRDefault="004A08F2" w:rsidP="004A08F2">
      <w:pPr>
        <w:spacing w:before="136" w:after="136" w:line="240" w:lineRule="auto"/>
        <w:outlineLvl w:val="0"/>
        <w:rPr>
          <w:rFonts w:ascii="Arial" w:eastAsia="Times New Roman" w:hAnsi="Arial" w:cs="Arial"/>
          <w:b/>
          <w:bCs/>
          <w:color w:val="222222"/>
          <w:kern w:val="36"/>
          <w:sz w:val="56"/>
          <w:szCs w:val="56"/>
        </w:rPr>
      </w:pPr>
      <w:r w:rsidRPr="004A08F2">
        <w:rPr>
          <w:rFonts w:ascii="Arial" w:eastAsia="Times New Roman" w:hAnsi="Arial" w:cs="Arial"/>
          <w:b/>
          <w:bCs/>
          <w:color w:val="222222"/>
          <w:kern w:val="36"/>
          <w:sz w:val="56"/>
          <w:szCs w:val="56"/>
        </w:rPr>
        <w:t>Установка из LIVE диска BlackArch с помощью установочного скрипта</w:t>
      </w:r>
    </w:p>
    <w:p w:rsidR="004A08F2" w:rsidRPr="004A08F2" w:rsidRDefault="004A08F2" w:rsidP="004A08F2">
      <w:pPr>
        <w:pBdr>
          <w:bottom w:val="single" w:sz="6" w:space="7" w:color="F1F1F1"/>
        </w:pBdr>
        <w:spacing w:after="0" w:line="240" w:lineRule="auto"/>
        <w:rPr>
          <w:rFonts w:ascii="Arial" w:eastAsia="Times New Roman" w:hAnsi="Arial" w:cs="Arial"/>
          <w:color w:val="999999"/>
          <w:sz w:val="15"/>
          <w:szCs w:val="15"/>
          <w:lang w:val="en-US"/>
        </w:rPr>
      </w:pPr>
      <w:r w:rsidRPr="004A08F2">
        <w:rPr>
          <w:rFonts w:ascii="Arial" w:eastAsia="Times New Roman" w:hAnsi="Arial" w:cs="Arial"/>
          <w:color w:val="999999"/>
          <w:sz w:val="15"/>
          <w:lang w:val="en-US"/>
        </w:rPr>
        <w:t>Updated on 02.02.2016 By </w:t>
      </w:r>
      <w:hyperlink r:id="rId5" w:tooltip="" w:history="1">
        <w:r w:rsidRPr="004A08F2">
          <w:rPr>
            <w:rFonts w:ascii="Arial" w:eastAsia="Times New Roman" w:hAnsi="Arial" w:cs="Arial"/>
            <w:color w:val="999999"/>
            <w:sz w:val="15"/>
            <w:lang w:val="en-US"/>
          </w:rPr>
          <w:t>Alexey </w:t>
        </w:r>
      </w:hyperlink>
      <w:hyperlink r:id="rId6" w:anchor="comments" w:history="1">
        <w:r w:rsidRPr="004A08F2">
          <w:rPr>
            <w:rFonts w:ascii="Arial" w:eastAsia="Times New Roman" w:hAnsi="Arial" w:cs="Arial"/>
            <w:color w:val="999999"/>
            <w:sz w:val="15"/>
            <w:lang w:val="en-US"/>
          </w:rPr>
          <w:t>5 Comments</w:t>
        </w:r>
      </w:hyperlink>
    </w:p>
    <w:p w:rsidR="004A08F2" w:rsidRPr="004A08F2" w:rsidRDefault="004A08F2" w:rsidP="004A08F2">
      <w:pPr>
        <w:spacing w:after="0" w:line="480" w:lineRule="auto"/>
        <w:jc w:val="both"/>
        <w:rPr>
          <w:ins w:id="0" w:author="Unknown"/>
          <w:rFonts w:ascii="Arial" w:eastAsia="Times New Roman" w:hAnsi="Arial" w:cs="Arial"/>
          <w:sz w:val="19"/>
          <w:szCs w:val="19"/>
          <w:lang w:val="en-US"/>
        </w:rPr>
      </w:pPr>
      <w:ins w:id="1" w:author="Unknown">
        <w:r w:rsidRPr="004A08F2">
          <w:rPr>
            <w:rFonts w:ascii="Arial" w:eastAsia="Times New Roman" w:hAnsi="Arial" w:cs="Arial"/>
            <w:sz w:val="19"/>
            <w:szCs w:val="19"/>
          </w:rPr>
          <w:t>Загружаемся</w:t>
        </w:r>
        <w:r w:rsidRPr="004A08F2">
          <w:rPr>
            <w:rFonts w:ascii="Arial" w:eastAsia="Times New Roman" w:hAnsi="Arial" w:cs="Arial"/>
            <w:sz w:val="19"/>
            <w:szCs w:val="19"/>
            <w:lang w:val="en-US"/>
          </w:rPr>
          <w:t>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2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6116320" cy="4580890"/>
            <wp:effectExtent l="19050" t="0" r="0" b="0"/>
            <wp:docPr id="1" name="Рисунок 1" descr="0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3" w:author="Unknown"/>
          <w:rFonts w:ascii="Arial" w:eastAsia="Times New Roman" w:hAnsi="Arial" w:cs="Arial"/>
          <w:sz w:val="19"/>
          <w:szCs w:val="19"/>
        </w:rPr>
      </w:pPr>
      <w:ins w:id="4" w:author="Unknown">
        <w:r w:rsidRPr="004A08F2">
          <w:rPr>
            <w:rFonts w:ascii="Arial" w:eastAsia="Times New Roman" w:hAnsi="Arial" w:cs="Arial"/>
            <w:sz w:val="19"/>
            <w:szCs w:val="19"/>
          </w:rPr>
          <w:t>Входим (учётные данные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b/>
            <w:bCs/>
            <w:sz w:val="19"/>
          </w:rPr>
          <w:t>root:blackarch</w:t>
        </w:r>
        <w:r w:rsidRPr="004A08F2">
          <w:rPr>
            <w:rFonts w:ascii="Arial" w:eastAsia="Times New Roman" w:hAnsi="Arial" w:cs="Arial"/>
            <w:sz w:val="19"/>
            <w:szCs w:val="19"/>
          </w:rPr>
          <w:t>):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5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18279110" cy="9264650"/>
            <wp:effectExtent l="19050" t="0" r="8890" b="0"/>
            <wp:docPr id="2" name="Рисунок 2" descr="0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2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110" cy="926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6" w:author="Unknown"/>
          <w:rFonts w:ascii="Arial" w:eastAsia="Times New Roman" w:hAnsi="Arial" w:cs="Arial"/>
          <w:sz w:val="19"/>
          <w:szCs w:val="19"/>
        </w:rPr>
      </w:pPr>
      <w:ins w:id="7" w:author="Unknown">
        <w:r w:rsidRPr="004A08F2">
          <w:rPr>
            <w:rFonts w:ascii="Arial" w:eastAsia="Times New Roman" w:hAnsi="Arial" w:cs="Arial"/>
            <w:sz w:val="19"/>
            <w:szCs w:val="19"/>
          </w:rPr>
          <w:lastRenderedPageBreak/>
          <w:t>Нужно обязательно включить Интернет-соединение, поскольку по умолчанию оно отключено. Как это сделать описано в заметке «</w: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begin"/>
        </w:r>
        <w:r w:rsidRPr="004A08F2">
          <w:rPr>
            <w:rFonts w:ascii="Arial" w:eastAsia="Times New Roman" w:hAnsi="Arial" w:cs="Arial"/>
            <w:sz w:val="19"/>
            <w:szCs w:val="19"/>
          </w:rPr>
          <w:instrText xml:space="preserve"> HYPERLINK "https://blackarch.ru/?p=17" \t "_blank" </w:instrTex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separate"/>
        </w:r>
        <w:r w:rsidRPr="004A08F2">
          <w:rPr>
            <w:rFonts w:ascii="Arial" w:eastAsia="Times New Roman" w:hAnsi="Arial" w:cs="Arial"/>
            <w:color w:val="1E8CBE"/>
            <w:sz w:val="19"/>
          </w:rPr>
          <w:t>Как включить Интернет в BlackArch</w: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end"/>
        </w:r>
        <w:r w:rsidRPr="004A08F2">
          <w:rPr>
            <w:rFonts w:ascii="Arial" w:eastAsia="Times New Roman" w:hAnsi="Arial" w:cs="Arial"/>
            <w:sz w:val="19"/>
            <w:szCs w:val="19"/>
          </w:rPr>
          <w:t>».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8" w:author="Unknown"/>
          <w:rFonts w:ascii="Arial" w:eastAsia="Times New Roman" w:hAnsi="Arial" w:cs="Arial"/>
          <w:sz w:val="19"/>
          <w:szCs w:val="19"/>
        </w:rPr>
      </w:pPr>
      <w:ins w:id="9" w:author="Unknown">
        <w:r w:rsidRPr="004A08F2">
          <w:rPr>
            <w:rFonts w:ascii="Arial" w:eastAsia="Times New Roman" w:hAnsi="Arial" w:cs="Arial"/>
            <w:sz w:val="19"/>
            <w:szCs w:val="19"/>
          </w:rPr>
          <w:t>Открываем терминал: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0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8470900" cy="4045585"/>
            <wp:effectExtent l="19050" t="0" r="6350" b="0"/>
            <wp:docPr id="3" name="Рисунок 3" descr="03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3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0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1" w:author="Unknown"/>
          <w:rFonts w:ascii="Arial" w:eastAsia="Times New Roman" w:hAnsi="Arial" w:cs="Arial"/>
          <w:sz w:val="19"/>
          <w:szCs w:val="19"/>
        </w:rPr>
      </w:pPr>
      <w:ins w:id="12" w:author="Unknown">
        <w:r w:rsidRPr="004A08F2">
          <w:rPr>
            <w:rFonts w:ascii="Arial" w:eastAsia="Times New Roman" w:hAnsi="Arial" w:cs="Arial"/>
            <w:sz w:val="19"/>
            <w:szCs w:val="19"/>
          </w:rPr>
          <w:t>Набираем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sz w:val="19"/>
            <w:szCs w:val="19"/>
          </w:rPr>
          <w:t>там: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blackarch-install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3" w:author="Unknown"/>
          <w:rFonts w:ascii="Arial" w:eastAsia="Times New Roman" w:hAnsi="Arial" w:cs="Arial"/>
          <w:sz w:val="19"/>
          <w:szCs w:val="19"/>
        </w:rPr>
      </w:pPr>
      <w:ins w:id="14" w:author="Unknown">
        <w:r w:rsidRPr="004A08F2">
          <w:rPr>
            <w:rFonts w:ascii="Arial" w:eastAsia="Times New Roman" w:hAnsi="Arial" w:cs="Arial"/>
            <w:sz w:val="19"/>
            <w:szCs w:val="19"/>
          </w:rPr>
          <w:t>Выберите опцию «1», это позволит вам очень здорово сэкономить время: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5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3390265" cy="2096135"/>
            <wp:effectExtent l="19050" t="0" r="635" b="0"/>
            <wp:docPr id="4" name="Рисунок 4" descr="0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6" w:author="Unknown"/>
          <w:rFonts w:ascii="Arial" w:eastAsia="Times New Roman" w:hAnsi="Arial" w:cs="Arial"/>
          <w:sz w:val="19"/>
          <w:szCs w:val="19"/>
        </w:rPr>
      </w:pPr>
      <w:ins w:id="17" w:author="Unknown">
        <w:r w:rsidRPr="004A08F2">
          <w:rPr>
            <w:rFonts w:ascii="Arial" w:eastAsia="Times New Roman" w:hAnsi="Arial" w:cs="Arial"/>
            <w:sz w:val="19"/>
            <w:szCs w:val="19"/>
          </w:rPr>
          <w:t>Опять выбираете «1»: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8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3571240" cy="2018665"/>
            <wp:effectExtent l="19050" t="0" r="0" b="0"/>
            <wp:docPr id="5" name="Рисунок 5" descr="05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5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9" w:author="Unknown"/>
          <w:rFonts w:ascii="Arial" w:eastAsia="Times New Roman" w:hAnsi="Arial" w:cs="Arial"/>
          <w:sz w:val="19"/>
          <w:szCs w:val="19"/>
        </w:rPr>
      </w:pPr>
      <w:ins w:id="20" w:author="Unknown">
        <w:r w:rsidRPr="004A08F2">
          <w:rPr>
            <w:rFonts w:ascii="Arial" w:eastAsia="Times New Roman" w:hAnsi="Arial" w:cs="Arial"/>
            <w:sz w:val="19"/>
            <w:szCs w:val="19"/>
          </w:rPr>
          <w:t>Выбираете «1» и нажимаете ENTER: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21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2820670" cy="2122170"/>
            <wp:effectExtent l="19050" t="0" r="0" b="0"/>
            <wp:docPr id="6" name="Рисунок 6" descr="06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6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22" w:author="Unknown"/>
          <w:rFonts w:ascii="Arial" w:eastAsia="Times New Roman" w:hAnsi="Arial" w:cs="Arial"/>
          <w:sz w:val="19"/>
          <w:szCs w:val="19"/>
        </w:rPr>
      </w:pPr>
      <w:ins w:id="23" w:author="Unknown">
        <w:r w:rsidRPr="004A08F2">
          <w:rPr>
            <w:rFonts w:ascii="Arial" w:eastAsia="Times New Roman" w:hAnsi="Arial" w:cs="Arial"/>
            <w:sz w:val="19"/>
            <w:szCs w:val="19"/>
          </w:rPr>
          <w:t>Происходит синхронизация базы данных пакетов, если вместо похожей картины у вас быстро-быстро мелькают сообщения об ошибках, это означает, что у вас нет подключения к Интернету: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24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18270855" cy="3027680"/>
            <wp:effectExtent l="19050" t="0" r="0" b="0"/>
            <wp:docPr id="7" name="Рисунок 7" descr="07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7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0855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25" w:author="Unknown"/>
          <w:rFonts w:ascii="Arial" w:eastAsia="Times New Roman" w:hAnsi="Arial" w:cs="Arial"/>
          <w:sz w:val="19"/>
          <w:szCs w:val="19"/>
        </w:rPr>
      </w:pPr>
      <w:ins w:id="26" w:author="Unknown">
        <w:r w:rsidRPr="004A08F2">
          <w:rPr>
            <w:rFonts w:ascii="Arial" w:eastAsia="Times New Roman" w:hAnsi="Arial" w:cs="Arial"/>
            <w:sz w:val="19"/>
            <w:szCs w:val="19"/>
          </w:rPr>
          <w:t>Здесь нас спрашивают, хотим ли мы полностью зашифровать рут, выберите то, что вам больше нравиться: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27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3096895" cy="1691005"/>
            <wp:effectExtent l="19050" t="0" r="8255" b="0"/>
            <wp:docPr id="8" name="Рисунок 8" descr="08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8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28" w:author="Unknown"/>
          <w:rFonts w:ascii="Arial" w:eastAsia="Times New Roman" w:hAnsi="Arial" w:cs="Arial"/>
          <w:sz w:val="19"/>
          <w:szCs w:val="19"/>
        </w:rPr>
      </w:pPr>
      <w:ins w:id="29" w:author="Unknown">
        <w:r w:rsidRPr="004A08F2">
          <w:rPr>
            <w:rFonts w:ascii="Arial" w:eastAsia="Times New Roman" w:hAnsi="Arial" w:cs="Arial"/>
            <w:sz w:val="19"/>
            <w:szCs w:val="19"/>
          </w:rPr>
          <w:t>Теперь у нас спрашивают путь до диска.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30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5460365" cy="3381375"/>
            <wp:effectExtent l="19050" t="0" r="6985" b="0"/>
            <wp:docPr id="9" name="Рисунок 9" descr="09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9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31" w:author="Unknown"/>
          <w:rFonts w:ascii="Arial" w:eastAsia="Times New Roman" w:hAnsi="Arial" w:cs="Arial"/>
          <w:sz w:val="19"/>
          <w:szCs w:val="19"/>
        </w:rPr>
      </w:pPr>
      <w:ins w:id="32" w:author="Unknown">
        <w:r w:rsidRPr="004A08F2">
          <w:rPr>
            <w:rFonts w:ascii="Arial" w:eastAsia="Times New Roman" w:hAnsi="Arial" w:cs="Arial"/>
            <w:sz w:val="19"/>
            <w:szCs w:val="19"/>
          </w:rPr>
          <w:t>Чтобы посмотреть, какие диски присутствуют в системе, воспользуйтесь командой: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fdisk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-l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33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5391785" cy="3381375"/>
            <wp:effectExtent l="19050" t="0" r="0" b="0"/>
            <wp:docPr id="10" name="Рисунок 10" descr="10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34" w:author="Unknown"/>
          <w:rFonts w:ascii="Arial" w:eastAsia="Times New Roman" w:hAnsi="Arial" w:cs="Arial"/>
          <w:sz w:val="19"/>
          <w:szCs w:val="19"/>
        </w:rPr>
      </w:pPr>
      <w:ins w:id="35" w:author="Unknown">
        <w:r w:rsidRPr="004A08F2">
          <w:rPr>
            <w:rFonts w:ascii="Arial" w:eastAsia="Times New Roman" w:hAnsi="Arial" w:cs="Arial"/>
            <w:sz w:val="19"/>
            <w:szCs w:val="19"/>
          </w:rPr>
          <w:t>На этом этапе будьте очень внимательны, ведь если вы ставите на реальный компьютер, то неверный выбор диска может привести к полному удалению данных на носители, который вы не хотели очищать. Если вы ставите в виртуальную машину, то у вас только один диск: /dev/sda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36" w:author="Unknown"/>
          <w:rFonts w:ascii="Arial" w:eastAsia="Times New Roman" w:hAnsi="Arial" w:cs="Arial"/>
          <w:sz w:val="19"/>
          <w:szCs w:val="19"/>
        </w:rPr>
      </w:pPr>
      <w:ins w:id="37" w:author="Unknown">
        <w:r w:rsidRPr="004A08F2">
          <w:rPr>
            <w:rFonts w:ascii="Arial" w:eastAsia="Times New Roman" w:hAnsi="Arial" w:cs="Arial"/>
            <w:sz w:val="19"/>
            <w:szCs w:val="19"/>
          </w:rPr>
          <w:t>Нас спрашивают, создать ли разделы. Если у вас ещё нет разделов, то выбираете y: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38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5676265" cy="2656840"/>
            <wp:effectExtent l="19050" t="0" r="635" b="0"/>
            <wp:docPr id="11" name="Рисунок 11" descr="12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39" w:author="Unknown"/>
          <w:rFonts w:ascii="Arial" w:eastAsia="Times New Roman" w:hAnsi="Arial" w:cs="Arial"/>
          <w:sz w:val="19"/>
          <w:szCs w:val="19"/>
        </w:rPr>
      </w:pPr>
      <w:ins w:id="40" w:author="Unknown">
        <w:r w:rsidRPr="004A08F2">
          <w:rPr>
            <w:rFonts w:ascii="Arial" w:eastAsia="Times New Roman" w:hAnsi="Arial" w:cs="Arial"/>
            <w:sz w:val="19"/>
            <w:szCs w:val="19"/>
          </w:rPr>
          <w:t>Выберите dos: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41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5046345" cy="2553335"/>
            <wp:effectExtent l="19050" t="0" r="1905" b="0"/>
            <wp:docPr id="12" name="Рисунок 12" descr="13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3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42" w:author="Unknown"/>
          <w:rFonts w:ascii="Arial" w:eastAsia="Times New Roman" w:hAnsi="Arial" w:cs="Arial"/>
          <w:sz w:val="19"/>
          <w:szCs w:val="19"/>
        </w:rPr>
      </w:pPr>
      <w:ins w:id="43" w:author="Unknown">
        <w:r w:rsidRPr="004A08F2">
          <w:rPr>
            <w:rFonts w:ascii="Arial" w:eastAsia="Times New Roman" w:hAnsi="Arial" w:cs="Arial"/>
            <w:sz w:val="19"/>
            <w:szCs w:val="19"/>
          </w:rPr>
          <w:t>Выбираете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b/>
            <w:bCs/>
            <w:sz w:val="19"/>
          </w:rPr>
          <w:t>New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sz w:val="19"/>
            <w:szCs w:val="19"/>
          </w:rPr>
          <w:t>для создания нового раздела: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44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5676265" cy="1742440"/>
            <wp:effectExtent l="19050" t="0" r="635" b="0"/>
            <wp:docPr id="13" name="Рисунок 13" descr="14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4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45" w:author="Unknown"/>
          <w:rFonts w:ascii="Arial" w:eastAsia="Times New Roman" w:hAnsi="Arial" w:cs="Arial"/>
          <w:sz w:val="19"/>
          <w:szCs w:val="19"/>
        </w:rPr>
      </w:pPr>
      <w:ins w:id="46" w:author="Unknown">
        <w:r w:rsidRPr="004A08F2">
          <w:rPr>
            <w:rFonts w:ascii="Arial" w:eastAsia="Times New Roman" w:hAnsi="Arial" w:cs="Arial"/>
            <w:sz w:val="19"/>
            <w:szCs w:val="19"/>
          </w:rPr>
          <w:t>Это будет загрузочный раздел, поэтому 200 мегабайт достаточно: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47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3691890" cy="1595755"/>
            <wp:effectExtent l="19050" t="0" r="3810" b="0"/>
            <wp:docPr id="14" name="Рисунок 14" descr="15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5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59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48" w:author="Unknown"/>
          <w:rFonts w:ascii="Arial" w:eastAsia="Times New Roman" w:hAnsi="Arial" w:cs="Arial"/>
          <w:sz w:val="19"/>
          <w:szCs w:val="19"/>
        </w:rPr>
      </w:pPr>
      <w:ins w:id="49" w:author="Unknown">
        <w:r w:rsidRPr="004A08F2">
          <w:rPr>
            <w:rFonts w:ascii="Arial" w:eastAsia="Times New Roman" w:hAnsi="Arial" w:cs="Arial"/>
            <w:sz w:val="19"/>
            <w:szCs w:val="19"/>
          </w:rPr>
          <w:t>Выбираем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b/>
            <w:bCs/>
            <w:sz w:val="19"/>
          </w:rPr>
          <w:t>primary</w:t>
        </w:r>
        <w:r w:rsidRPr="004A08F2">
          <w:rPr>
            <w:rFonts w:ascii="Arial" w:eastAsia="Times New Roman" w:hAnsi="Arial" w:cs="Arial"/>
            <w:sz w:val="19"/>
            <w:szCs w:val="19"/>
          </w:rPr>
          <w:t>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50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3588385" cy="1449070"/>
            <wp:effectExtent l="19050" t="0" r="0" b="0"/>
            <wp:docPr id="15" name="Рисунок 15" descr="16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6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51" w:author="Unknown"/>
          <w:rFonts w:ascii="Arial" w:eastAsia="Times New Roman" w:hAnsi="Arial" w:cs="Arial"/>
          <w:sz w:val="19"/>
          <w:szCs w:val="19"/>
        </w:rPr>
      </w:pPr>
      <w:ins w:id="52" w:author="Unknown">
        <w:r w:rsidRPr="004A08F2">
          <w:rPr>
            <w:rFonts w:ascii="Arial" w:eastAsia="Times New Roman" w:hAnsi="Arial" w:cs="Arial"/>
            <w:sz w:val="19"/>
            <w:szCs w:val="19"/>
          </w:rPr>
          <w:t>Поставьте флаг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b/>
            <w:bCs/>
            <w:sz w:val="19"/>
          </w:rPr>
          <w:t>Bootable</w:t>
        </w:r>
        <w:r w:rsidRPr="004A08F2">
          <w:rPr>
            <w:rFonts w:ascii="Arial" w:eastAsia="Times New Roman" w:hAnsi="Arial" w:cs="Arial"/>
            <w:sz w:val="19"/>
            <w:szCs w:val="19"/>
          </w:rPr>
          <w:t>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53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5020310" cy="1871980"/>
            <wp:effectExtent l="19050" t="0" r="8890" b="0"/>
            <wp:docPr id="16" name="Рисунок 16" descr="17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7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54" w:author="Unknown"/>
          <w:rFonts w:ascii="Arial" w:eastAsia="Times New Roman" w:hAnsi="Arial" w:cs="Arial"/>
          <w:sz w:val="19"/>
          <w:szCs w:val="19"/>
        </w:rPr>
      </w:pPr>
      <w:ins w:id="55" w:author="Unknown">
        <w:r w:rsidRPr="004A08F2">
          <w:rPr>
            <w:rFonts w:ascii="Arial" w:eastAsia="Times New Roman" w:hAnsi="Arial" w:cs="Arial"/>
            <w:sz w:val="19"/>
            <w:szCs w:val="19"/>
          </w:rPr>
          <w:t>Стрелочкой вниз перемещаетесь на свободное место и опять выбираете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b/>
            <w:bCs/>
            <w:sz w:val="19"/>
          </w:rPr>
          <w:t>New</w:t>
        </w:r>
        <w:r w:rsidRPr="004A08F2">
          <w:rPr>
            <w:rFonts w:ascii="Arial" w:eastAsia="Times New Roman" w:hAnsi="Arial" w:cs="Arial"/>
            <w:sz w:val="19"/>
            <w:szCs w:val="19"/>
          </w:rPr>
          <w:t>, установите размер 4 гигабайта для раздела подкачки: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56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3838575" cy="1630680"/>
            <wp:effectExtent l="19050" t="0" r="9525" b="0"/>
            <wp:docPr id="17" name="Рисунок 17" descr="18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8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57" w:author="Unknown"/>
          <w:rFonts w:ascii="Arial" w:eastAsia="Times New Roman" w:hAnsi="Arial" w:cs="Arial"/>
          <w:sz w:val="19"/>
          <w:szCs w:val="19"/>
        </w:rPr>
      </w:pPr>
      <w:ins w:id="58" w:author="Unknown">
        <w:r w:rsidRPr="004A08F2">
          <w:rPr>
            <w:rFonts w:ascii="Arial" w:eastAsia="Times New Roman" w:hAnsi="Arial" w:cs="Arial"/>
            <w:sz w:val="19"/>
            <w:szCs w:val="19"/>
          </w:rPr>
          <w:t>Опять выберите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b/>
            <w:bCs/>
            <w:sz w:val="19"/>
          </w:rPr>
          <w:t>primary</w:t>
        </w:r>
        <w:r w:rsidRPr="004A08F2">
          <w:rPr>
            <w:rFonts w:ascii="Arial" w:eastAsia="Times New Roman" w:hAnsi="Arial" w:cs="Arial"/>
            <w:sz w:val="19"/>
            <w:szCs w:val="19"/>
          </w:rPr>
          <w:t>, для изменения типа выберите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b/>
            <w:bCs/>
            <w:sz w:val="19"/>
          </w:rPr>
          <w:t>Type</w:t>
        </w:r>
        <w:r w:rsidRPr="004A08F2">
          <w:rPr>
            <w:rFonts w:ascii="Arial" w:eastAsia="Times New Roman" w:hAnsi="Arial" w:cs="Arial"/>
            <w:sz w:val="19"/>
            <w:szCs w:val="19"/>
          </w:rPr>
          <w:t>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59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6064250" cy="1630680"/>
            <wp:effectExtent l="19050" t="0" r="0" b="0"/>
            <wp:docPr id="18" name="Рисунок 18" descr="19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9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60" w:author="Unknown"/>
          <w:rFonts w:ascii="Arial" w:eastAsia="Times New Roman" w:hAnsi="Arial" w:cs="Arial"/>
          <w:sz w:val="19"/>
          <w:szCs w:val="19"/>
        </w:rPr>
      </w:pPr>
      <w:ins w:id="61" w:author="Unknown">
        <w:r w:rsidRPr="004A08F2">
          <w:rPr>
            <w:rFonts w:ascii="Arial" w:eastAsia="Times New Roman" w:hAnsi="Arial" w:cs="Arial"/>
            <w:sz w:val="19"/>
            <w:szCs w:val="19"/>
          </w:rPr>
          <w:t>Выберите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b/>
            <w:bCs/>
            <w:sz w:val="19"/>
          </w:rPr>
          <w:t>82 Linux swap / Solaris</w:t>
        </w:r>
        <w:r w:rsidRPr="004A08F2">
          <w:rPr>
            <w:rFonts w:ascii="Arial" w:eastAsia="Times New Roman" w:hAnsi="Arial" w:cs="Arial"/>
            <w:sz w:val="19"/>
            <w:szCs w:val="19"/>
          </w:rPr>
          <w:t>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62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5038090" cy="1923415"/>
            <wp:effectExtent l="19050" t="0" r="0" b="0"/>
            <wp:docPr id="19" name="Рисунок 19" descr="20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63" w:author="Unknown"/>
          <w:rFonts w:ascii="Arial" w:eastAsia="Times New Roman" w:hAnsi="Arial" w:cs="Arial"/>
          <w:sz w:val="19"/>
          <w:szCs w:val="19"/>
        </w:rPr>
      </w:pPr>
      <w:ins w:id="64" w:author="Unknown">
        <w:r w:rsidRPr="004A08F2">
          <w:rPr>
            <w:rFonts w:ascii="Arial" w:eastAsia="Times New Roman" w:hAnsi="Arial" w:cs="Arial"/>
            <w:sz w:val="19"/>
            <w:szCs w:val="19"/>
          </w:rPr>
          <w:t>Опять перейдите стрелочкой вниз на свободное место и выбираете New, это будет рут раздел, поэтому для него я оставляю всё свободное место: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65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3252470" cy="1475105"/>
            <wp:effectExtent l="19050" t="0" r="5080" b="0"/>
            <wp:docPr id="20" name="Рисунок 20" descr="21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1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66" w:author="Unknown"/>
          <w:rFonts w:ascii="Arial" w:eastAsia="Times New Roman" w:hAnsi="Arial" w:cs="Arial"/>
          <w:sz w:val="19"/>
          <w:szCs w:val="19"/>
        </w:rPr>
      </w:pPr>
      <w:ins w:id="67" w:author="Unknown">
        <w:r w:rsidRPr="004A08F2">
          <w:rPr>
            <w:rFonts w:ascii="Arial" w:eastAsia="Times New Roman" w:hAnsi="Arial" w:cs="Arial"/>
            <w:sz w:val="19"/>
            <w:szCs w:val="19"/>
          </w:rPr>
          <w:t>Выберите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b/>
            <w:bCs/>
            <w:sz w:val="19"/>
          </w:rPr>
          <w:t>primary</w:t>
        </w:r>
        <w:r w:rsidRPr="004A08F2">
          <w:rPr>
            <w:rFonts w:ascii="Arial" w:eastAsia="Times New Roman" w:hAnsi="Arial" w:cs="Arial"/>
            <w:sz w:val="19"/>
            <w:szCs w:val="19"/>
          </w:rPr>
          <w:t>.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68" w:author="Unknown"/>
          <w:rFonts w:ascii="Arial" w:eastAsia="Times New Roman" w:hAnsi="Arial" w:cs="Arial"/>
          <w:sz w:val="19"/>
          <w:szCs w:val="19"/>
        </w:rPr>
      </w:pPr>
      <w:ins w:id="69" w:author="Unknown">
        <w:r w:rsidRPr="004A08F2">
          <w:rPr>
            <w:rFonts w:ascii="Arial" w:eastAsia="Times New Roman" w:hAnsi="Arial" w:cs="Arial"/>
            <w:sz w:val="19"/>
            <w:szCs w:val="19"/>
          </w:rPr>
          <w:t>Для сохранения сделанных изменений, выберите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b/>
            <w:bCs/>
            <w:sz w:val="19"/>
          </w:rPr>
          <w:t>Write</w:t>
        </w:r>
        <w:r w:rsidRPr="004A08F2">
          <w:rPr>
            <w:rFonts w:ascii="Arial" w:eastAsia="Times New Roman" w:hAnsi="Arial" w:cs="Arial"/>
            <w:sz w:val="19"/>
            <w:szCs w:val="19"/>
          </w:rPr>
          <w:t>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70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6530340" cy="1535430"/>
            <wp:effectExtent l="19050" t="0" r="3810" b="0"/>
            <wp:docPr id="21" name="Рисунок 21" descr="22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2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71" w:author="Unknown"/>
          <w:rFonts w:ascii="Arial" w:eastAsia="Times New Roman" w:hAnsi="Arial" w:cs="Arial"/>
          <w:sz w:val="19"/>
          <w:szCs w:val="19"/>
        </w:rPr>
      </w:pPr>
      <w:ins w:id="72" w:author="Unknown">
        <w:r w:rsidRPr="004A08F2">
          <w:rPr>
            <w:rFonts w:ascii="Arial" w:eastAsia="Times New Roman" w:hAnsi="Arial" w:cs="Arial"/>
            <w:sz w:val="19"/>
            <w:szCs w:val="19"/>
          </w:rPr>
          <w:t>Наберите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b/>
            <w:bCs/>
            <w:sz w:val="19"/>
          </w:rPr>
          <w:t>yes</w:t>
        </w:r>
        <w:r w:rsidRPr="004A08F2">
          <w:rPr>
            <w:rFonts w:ascii="Arial" w:eastAsia="Times New Roman" w:hAnsi="Arial" w:cs="Arial"/>
            <w:sz w:val="19"/>
            <w:szCs w:val="19"/>
          </w:rPr>
          <w:t>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73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5236210" cy="1638935"/>
            <wp:effectExtent l="19050" t="0" r="2540" b="0"/>
            <wp:docPr id="22" name="Рисунок 22" descr="23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3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74" w:author="Unknown"/>
          <w:rFonts w:ascii="Arial" w:eastAsia="Times New Roman" w:hAnsi="Arial" w:cs="Arial"/>
          <w:sz w:val="19"/>
          <w:szCs w:val="19"/>
        </w:rPr>
      </w:pPr>
      <w:ins w:id="75" w:author="Unknown">
        <w:r w:rsidRPr="004A08F2">
          <w:rPr>
            <w:rFonts w:ascii="Arial" w:eastAsia="Times New Roman" w:hAnsi="Arial" w:cs="Arial"/>
            <w:sz w:val="19"/>
            <w:szCs w:val="19"/>
          </w:rPr>
          <w:t>Должно получиться примерно так: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76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18279110" cy="1405890"/>
            <wp:effectExtent l="19050" t="0" r="8890" b="0"/>
            <wp:docPr id="23" name="Рисунок 23" descr="24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4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11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77" w:author="Unknown"/>
          <w:rFonts w:ascii="Arial" w:eastAsia="Times New Roman" w:hAnsi="Arial" w:cs="Arial"/>
          <w:sz w:val="19"/>
          <w:szCs w:val="19"/>
        </w:rPr>
      </w:pPr>
      <w:ins w:id="78" w:author="Unknown">
        <w:r w:rsidRPr="004A08F2">
          <w:rPr>
            <w:rFonts w:ascii="Arial" w:eastAsia="Times New Roman" w:hAnsi="Arial" w:cs="Arial"/>
            <w:sz w:val="19"/>
            <w:szCs w:val="19"/>
          </w:rPr>
          <w:t>Выходим: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79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6400800" cy="1587500"/>
            <wp:effectExtent l="19050" t="0" r="0" b="0"/>
            <wp:docPr id="24" name="Рисунок 24" descr="25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5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80" w:author="Unknown"/>
          <w:rFonts w:ascii="Arial" w:eastAsia="Times New Roman" w:hAnsi="Arial" w:cs="Arial"/>
          <w:sz w:val="19"/>
          <w:szCs w:val="19"/>
        </w:rPr>
      </w:pPr>
      <w:ins w:id="81" w:author="Unknown">
        <w:r w:rsidRPr="004A08F2">
          <w:rPr>
            <w:rFonts w:ascii="Arial" w:eastAsia="Times New Roman" w:hAnsi="Arial" w:cs="Arial"/>
            <w:sz w:val="19"/>
            <w:szCs w:val="19"/>
          </w:rPr>
          <w:t>Создать ли раздел BOOT – да, номер раздела BOOT – оставляем без изменений, тип файловой системы раздела BOOT – оставляем без изменений; создать ли раздел подкачки – да, номер раздела подкачки – без изменений; номер раздела ROOT – без изменений, файловая система – без изменений: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82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3122930" cy="1880870"/>
            <wp:effectExtent l="19050" t="0" r="1270" b="0"/>
            <wp:docPr id="25" name="Рисунок 25" descr="26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6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83" w:author="Unknown"/>
          <w:rFonts w:ascii="Arial" w:eastAsia="Times New Roman" w:hAnsi="Arial" w:cs="Arial"/>
          <w:sz w:val="19"/>
          <w:szCs w:val="19"/>
        </w:rPr>
      </w:pPr>
      <w:ins w:id="84" w:author="Unknown">
        <w:r w:rsidRPr="004A08F2">
          <w:rPr>
            <w:rFonts w:ascii="Arial" w:eastAsia="Times New Roman" w:hAnsi="Arial" w:cs="Arial"/>
            <w:sz w:val="19"/>
            <w:szCs w:val="19"/>
          </w:rPr>
          <w:t>Подытоживается наш выбор, если всё правильно, то выбираем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b/>
            <w:bCs/>
            <w:sz w:val="19"/>
          </w:rPr>
          <w:t>y</w:t>
        </w:r>
        <w:r w:rsidRPr="004A08F2">
          <w:rPr>
            <w:rFonts w:ascii="Arial" w:eastAsia="Times New Roman" w:hAnsi="Arial" w:cs="Arial"/>
            <w:sz w:val="19"/>
            <w:szCs w:val="19"/>
          </w:rPr>
          <w:t>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85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3002280" cy="2363470"/>
            <wp:effectExtent l="19050" t="0" r="7620" b="0"/>
            <wp:docPr id="26" name="Рисунок 26" descr="27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7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86" w:author="Unknown"/>
          <w:rFonts w:ascii="Arial" w:eastAsia="Times New Roman" w:hAnsi="Arial" w:cs="Arial"/>
          <w:sz w:val="19"/>
          <w:szCs w:val="19"/>
        </w:rPr>
      </w:pPr>
      <w:ins w:id="87" w:author="Unknown">
        <w:r w:rsidRPr="004A08F2">
          <w:rPr>
            <w:rFonts w:ascii="Arial" w:eastAsia="Times New Roman" w:hAnsi="Arial" w:cs="Arial"/>
            <w:sz w:val="19"/>
            <w:szCs w:val="19"/>
          </w:rPr>
          <w:t>Далее автоматически, без нашего участия форматируются разделы, опять происходит синхронизация базы данных пакетов и устанавливаются пакеты групп base и base-devel: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88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18279110" cy="8816340"/>
            <wp:effectExtent l="19050" t="0" r="8890" b="0"/>
            <wp:docPr id="27" name="Рисунок 27" descr="28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8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110" cy="881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ins w:id="89" w:author="Unknown">
        <w:r w:rsidRPr="004A08F2">
          <w:rPr>
            <w:rFonts w:ascii="Arial" w:eastAsia="Times New Roman" w:hAnsi="Arial" w:cs="Arial"/>
            <w:sz w:val="19"/>
            <w:szCs w:val="19"/>
          </w:rPr>
          <w:t>Из списка зеркал выберите одно и укажите его номер: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90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5805805" cy="9273540"/>
            <wp:effectExtent l="19050" t="0" r="4445" b="0"/>
            <wp:docPr id="28" name="Рисунок 28" descr="29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9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927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91" w:author="Unknown"/>
          <w:rFonts w:ascii="Arial" w:eastAsia="Times New Roman" w:hAnsi="Arial" w:cs="Arial"/>
          <w:sz w:val="19"/>
          <w:szCs w:val="19"/>
        </w:rPr>
      </w:pPr>
      <w:ins w:id="92" w:author="Unknown">
        <w:r w:rsidRPr="004A08F2">
          <w:rPr>
            <w:rFonts w:ascii="Arial" w:eastAsia="Times New Roman" w:hAnsi="Arial" w:cs="Arial"/>
            <w:sz w:val="19"/>
            <w:szCs w:val="19"/>
          </w:rPr>
          <w:lastRenderedPageBreak/>
          <w:t>У нас спрашивают, установить ли сейчас пакеты BlackArch.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93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4805045" cy="1845945"/>
            <wp:effectExtent l="19050" t="0" r="0" b="0"/>
            <wp:docPr id="29" name="Рисунок 29" descr="30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30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94" w:author="Unknown"/>
          <w:rFonts w:ascii="Arial" w:eastAsia="Times New Roman" w:hAnsi="Arial" w:cs="Arial"/>
          <w:sz w:val="19"/>
          <w:szCs w:val="19"/>
        </w:rPr>
      </w:pPr>
      <w:ins w:id="95" w:author="Unknown">
        <w:r w:rsidRPr="004A08F2">
          <w:rPr>
            <w:rFonts w:ascii="Arial" w:eastAsia="Times New Roman" w:hAnsi="Arial" w:cs="Arial"/>
            <w:sz w:val="19"/>
            <w:szCs w:val="19"/>
          </w:rPr>
          <w:t>Конечно, нам нужны эти пакеты, но рекомендую отложить установку по следующим причинам:</w:t>
        </w:r>
      </w:ins>
    </w:p>
    <w:p w:rsidR="004A08F2" w:rsidRPr="004A08F2" w:rsidRDefault="004A08F2" w:rsidP="004A08F2">
      <w:pPr>
        <w:numPr>
          <w:ilvl w:val="0"/>
          <w:numId w:val="1"/>
        </w:numPr>
        <w:spacing w:after="0" w:line="480" w:lineRule="auto"/>
        <w:ind w:left="408" w:right="204"/>
        <w:jc w:val="both"/>
        <w:rPr>
          <w:ins w:id="96" w:author="Unknown"/>
          <w:rFonts w:ascii="Arial" w:eastAsia="Times New Roman" w:hAnsi="Arial" w:cs="Arial"/>
          <w:sz w:val="19"/>
          <w:szCs w:val="19"/>
        </w:rPr>
      </w:pPr>
      <w:ins w:id="97" w:author="Unknown">
        <w:r w:rsidRPr="004A08F2">
          <w:rPr>
            <w:rFonts w:ascii="Arial" w:eastAsia="Times New Roman" w:hAnsi="Arial" w:cs="Arial"/>
            <w:sz w:val="19"/>
            <w:szCs w:val="19"/>
          </w:rPr>
          <w:t>мы ускорим окончание установки сейчас и в дальнейшем сможем доустановить нужные пакеты;</w:t>
        </w:r>
      </w:ins>
    </w:p>
    <w:p w:rsidR="004A08F2" w:rsidRPr="004A08F2" w:rsidRDefault="004A08F2" w:rsidP="004A08F2">
      <w:pPr>
        <w:numPr>
          <w:ilvl w:val="0"/>
          <w:numId w:val="1"/>
        </w:numPr>
        <w:spacing w:after="0" w:line="480" w:lineRule="auto"/>
        <w:ind w:left="408" w:right="204"/>
        <w:jc w:val="both"/>
        <w:rPr>
          <w:ins w:id="98" w:author="Unknown"/>
          <w:rFonts w:ascii="Arial" w:eastAsia="Times New Roman" w:hAnsi="Arial" w:cs="Arial"/>
          <w:sz w:val="19"/>
          <w:szCs w:val="19"/>
        </w:rPr>
      </w:pPr>
      <w:ins w:id="99" w:author="Unknown">
        <w:r w:rsidRPr="004A08F2">
          <w:rPr>
            <w:rFonts w:ascii="Arial" w:eastAsia="Times New Roman" w:hAnsi="Arial" w:cs="Arial"/>
            <w:sz w:val="19"/>
            <w:szCs w:val="19"/>
          </w:rPr>
          <w:t>сейчас будет непросто выбрать только нужные пакеты или группы пакетов, в дальнейшем мы с лёгкостью сможем установить только необходимые нам группы.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00" w:author="Unknown"/>
          <w:rFonts w:ascii="Arial" w:eastAsia="Times New Roman" w:hAnsi="Arial" w:cs="Arial"/>
          <w:sz w:val="19"/>
          <w:szCs w:val="19"/>
        </w:rPr>
      </w:pPr>
      <w:ins w:id="101" w:author="Unknown">
        <w:r w:rsidRPr="004A08F2">
          <w:rPr>
            <w:rFonts w:ascii="Arial" w:eastAsia="Times New Roman" w:hAnsi="Arial" w:cs="Arial"/>
            <w:sz w:val="19"/>
            <w:szCs w:val="19"/>
          </w:rPr>
          <w:t>Теперь у нас спрашивают, установить ли менеджер дисплея и окружение рабочего стола. Мне не нравятся эти легковесные окружения, которые нам предлагают. Поэтому я отказываюсь, чтобы чуть позже установить GDM3 и Cinnamon: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02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5348605" cy="1837690"/>
            <wp:effectExtent l="19050" t="0" r="4445" b="0"/>
            <wp:docPr id="30" name="Рисунок 30" descr="31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31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03" w:author="Unknown"/>
          <w:rFonts w:ascii="Arial" w:eastAsia="Times New Roman" w:hAnsi="Arial" w:cs="Arial"/>
          <w:sz w:val="19"/>
          <w:szCs w:val="19"/>
        </w:rPr>
      </w:pPr>
      <w:ins w:id="104" w:author="Unknown">
        <w:r w:rsidRPr="004A08F2">
          <w:rPr>
            <w:rFonts w:ascii="Arial" w:eastAsia="Times New Roman" w:hAnsi="Arial" w:cs="Arial"/>
            <w:sz w:val="19"/>
            <w:szCs w:val="19"/>
          </w:rPr>
          <w:t> Установить ли пакеты VirtualBox – я устанавливаю в виртуальную машину, поэтому соглашаюсь: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05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3916680" cy="1647825"/>
            <wp:effectExtent l="19050" t="0" r="7620" b="0"/>
            <wp:docPr id="31" name="Рисунок 31" descr="32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32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06" w:author="Unknown"/>
          <w:rFonts w:ascii="Arial" w:eastAsia="Times New Roman" w:hAnsi="Arial" w:cs="Arial"/>
          <w:sz w:val="19"/>
          <w:szCs w:val="19"/>
        </w:rPr>
      </w:pPr>
      <w:ins w:id="107" w:author="Unknown">
        <w:r w:rsidRPr="004A08F2">
          <w:rPr>
            <w:rFonts w:ascii="Arial" w:eastAsia="Times New Roman" w:hAnsi="Arial" w:cs="Arial"/>
            <w:sz w:val="19"/>
            <w:szCs w:val="19"/>
          </w:rPr>
          <w:t>Вводим пароль рута: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08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3079750" cy="2026920"/>
            <wp:effectExtent l="19050" t="0" r="6350" b="0"/>
            <wp:docPr id="32" name="Рисунок 32" descr="33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33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09" w:author="Unknown"/>
          <w:rFonts w:ascii="Arial" w:eastAsia="Times New Roman" w:hAnsi="Arial" w:cs="Arial"/>
          <w:sz w:val="19"/>
          <w:szCs w:val="19"/>
        </w:rPr>
      </w:pPr>
      <w:ins w:id="110" w:author="Unknown">
        <w:r w:rsidRPr="004A08F2">
          <w:rPr>
            <w:rFonts w:ascii="Arial" w:eastAsia="Times New Roman" w:hAnsi="Arial" w:cs="Arial"/>
            <w:sz w:val="19"/>
            <w:szCs w:val="19"/>
          </w:rPr>
          <w:t>Также я выбираю создание обычного пользователя и ввожу пароль для него: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11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3769995" cy="3044825"/>
            <wp:effectExtent l="19050" t="0" r="1905" b="0"/>
            <wp:docPr id="33" name="Рисунок 33" descr="34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34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12" w:author="Unknown"/>
          <w:rFonts w:ascii="Arial" w:eastAsia="Times New Roman" w:hAnsi="Arial" w:cs="Arial"/>
          <w:sz w:val="19"/>
          <w:szCs w:val="19"/>
        </w:rPr>
      </w:pPr>
      <w:ins w:id="113" w:author="Unknown">
        <w:r w:rsidRPr="004A08F2">
          <w:rPr>
            <w:rFonts w:ascii="Arial" w:eastAsia="Times New Roman" w:hAnsi="Arial" w:cs="Arial"/>
            <w:sz w:val="19"/>
            <w:szCs w:val="19"/>
          </w:rPr>
          <w:t>Устанавливаем имя хоста: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14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3148330" cy="1647825"/>
            <wp:effectExtent l="19050" t="0" r="0" b="0"/>
            <wp:docPr id="34" name="Рисунок 34" descr="35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5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15" w:author="Unknown"/>
          <w:rFonts w:ascii="Arial" w:eastAsia="Times New Roman" w:hAnsi="Arial" w:cs="Arial"/>
          <w:sz w:val="19"/>
          <w:szCs w:val="19"/>
        </w:rPr>
      </w:pPr>
      <w:ins w:id="116" w:author="Unknown">
        <w:r w:rsidRPr="004A08F2">
          <w:rPr>
            <w:rFonts w:ascii="Arial" w:eastAsia="Times New Roman" w:hAnsi="Arial" w:cs="Arial"/>
            <w:sz w:val="19"/>
            <w:szCs w:val="19"/>
          </w:rPr>
          <w:t>Устанавливаем загрузчик: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17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2665730" cy="1725295"/>
            <wp:effectExtent l="19050" t="0" r="1270" b="0"/>
            <wp:docPr id="35" name="Рисунок 35" descr="36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36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18" w:author="Unknown"/>
          <w:rFonts w:ascii="Arial" w:eastAsia="Times New Roman" w:hAnsi="Arial" w:cs="Arial"/>
          <w:sz w:val="19"/>
          <w:szCs w:val="19"/>
        </w:rPr>
      </w:pPr>
      <w:ins w:id="119" w:author="Unknown">
        <w:r w:rsidRPr="004A08F2">
          <w:rPr>
            <w:rFonts w:ascii="Arial" w:eastAsia="Times New Roman" w:hAnsi="Arial" w:cs="Arial"/>
            <w:sz w:val="19"/>
            <w:szCs w:val="19"/>
          </w:rPr>
          <w:t>Нам говорят, что всё готово (на самом деле нет):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20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3373120" cy="2035810"/>
            <wp:effectExtent l="19050" t="0" r="0" b="0"/>
            <wp:docPr id="36" name="Рисунок 36" descr="37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37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21" w:author="Unknown"/>
          <w:rFonts w:ascii="Arial" w:eastAsia="Times New Roman" w:hAnsi="Arial" w:cs="Arial"/>
          <w:sz w:val="19"/>
          <w:szCs w:val="19"/>
        </w:rPr>
      </w:pPr>
      <w:ins w:id="122" w:author="Unknown">
        <w:r w:rsidRPr="004A08F2">
          <w:rPr>
            <w:rFonts w:ascii="Arial" w:eastAsia="Times New Roman" w:hAnsi="Arial" w:cs="Arial"/>
            <w:sz w:val="19"/>
            <w:szCs w:val="19"/>
          </w:rPr>
          <w:t>Вынимаем диск и перезагружаемся: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23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6107430" cy="4563110"/>
            <wp:effectExtent l="19050" t="0" r="7620" b="0"/>
            <wp:docPr id="37" name="Рисунок 37" descr="38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38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24" w:author="Unknown"/>
          <w:rFonts w:ascii="Arial" w:eastAsia="Times New Roman" w:hAnsi="Arial" w:cs="Arial"/>
          <w:sz w:val="19"/>
          <w:szCs w:val="19"/>
        </w:rPr>
      </w:pPr>
      <w:ins w:id="125" w:author="Unknown">
        <w:r w:rsidRPr="004A08F2">
          <w:rPr>
            <w:rFonts w:ascii="Arial" w:eastAsia="Times New Roman" w:hAnsi="Arial" w:cs="Arial"/>
            <w:sz w:val="19"/>
            <w:szCs w:val="19"/>
          </w:rPr>
          <w:lastRenderedPageBreak/>
          <w:t>Если вы, как и я, отказались от установки рабочего стола по умолчанию, то мы все вместе попадаем в консоль, логинимся там как рут: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26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6116320" cy="2233930"/>
            <wp:effectExtent l="19050" t="0" r="0" b="0"/>
            <wp:docPr id="38" name="Рисунок 38" descr="39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39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27" w:author="Unknown"/>
          <w:rFonts w:ascii="Arial" w:eastAsia="Times New Roman" w:hAnsi="Arial" w:cs="Arial"/>
          <w:sz w:val="19"/>
          <w:szCs w:val="19"/>
        </w:rPr>
      </w:pPr>
      <w:ins w:id="128" w:author="Unknown">
        <w:r w:rsidRPr="004A08F2">
          <w:rPr>
            <w:rFonts w:ascii="Arial" w:eastAsia="Times New Roman" w:hAnsi="Arial" w:cs="Arial"/>
            <w:sz w:val="19"/>
            <w:szCs w:val="19"/>
          </w:rPr>
          <w:t>Начитаем с того, что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begin"/>
        </w:r>
        <w:r w:rsidRPr="004A08F2">
          <w:rPr>
            <w:rFonts w:ascii="Arial" w:eastAsia="Times New Roman" w:hAnsi="Arial" w:cs="Arial"/>
            <w:sz w:val="19"/>
            <w:szCs w:val="19"/>
          </w:rPr>
          <w:instrText xml:space="preserve"> HYPERLINK "https://blackarch.ru/?p=17" \t "_blank" </w:instrTex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separate"/>
        </w:r>
        <w:r w:rsidRPr="004A08F2">
          <w:rPr>
            <w:rFonts w:ascii="Arial" w:eastAsia="Times New Roman" w:hAnsi="Arial" w:cs="Arial"/>
            <w:color w:val="1E8CBE"/>
            <w:sz w:val="19"/>
          </w:rPr>
          <w:t>поднимаем Интернет</w: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end"/>
        </w:r>
        <w:r w:rsidRPr="004A08F2">
          <w:rPr>
            <w:rFonts w:ascii="Arial" w:eastAsia="Times New Roman" w:hAnsi="Arial" w:cs="Arial"/>
            <w:sz w:val="19"/>
            <w:szCs w:val="19"/>
          </w:rPr>
          <w:t>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29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6107430" cy="4589145"/>
            <wp:effectExtent l="19050" t="0" r="7620" b="0"/>
            <wp:docPr id="39" name="Рисунок 39" descr="40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40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58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30" w:author="Unknown"/>
          <w:rFonts w:ascii="Arial" w:eastAsia="Times New Roman" w:hAnsi="Arial" w:cs="Arial"/>
          <w:sz w:val="19"/>
          <w:szCs w:val="19"/>
        </w:rPr>
      </w:pPr>
      <w:ins w:id="131" w:author="Unknown">
        <w:r w:rsidRPr="004A08F2">
          <w:rPr>
            <w:rFonts w:ascii="Arial" w:eastAsia="Times New Roman" w:hAnsi="Arial" w:cs="Arial"/>
            <w:sz w:val="19"/>
            <w:szCs w:val="19"/>
          </w:rPr>
          <w:t>Синхронизируем базу данных пакетов и обновляемся: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pacman -Syu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32" w:author="Unknown"/>
          <w:rFonts w:ascii="Arial" w:eastAsia="Times New Roman" w:hAnsi="Arial" w:cs="Arial"/>
          <w:sz w:val="19"/>
          <w:szCs w:val="19"/>
        </w:rPr>
      </w:pPr>
      <w:ins w:id="133" w:author="Unknown">
        <w:r w:rsidRPr="004A08F2">
          <w:rPr>
            <w:rFonts w:ascii="Arial" w:eastAsia="Times New Roman" w:hAnsi="Arial" w:cs="Arial"/>
            <w:sz w:val="19"/>
            <w:szCs w:val="19"/>
          </w:rPr>
          <w:t>Раскомментируйте группу wheel из sudoers «</w:t>
        </w:r>
        <w:r w:rsidRPr="004A08F2">
          <w:rPr>
            <w:rFonts w:ascii="Arial" w:eastAsia="Times New Roman" w:hAnsi="Arial" w:cs="Arial"/>
            <w:b/>
            <w:bCs/>
            <w:sz w:val="19"/>
          </w:rPr>
          <w:t>%wheel ALL=(ALL)</w:t>
        </w:r>
        <w:r w:rsidRPr="004A08F2">
          <w:rPr>
            <w:rFonts w:ascii="Arial" w:eastAsia="Times New Roman" w:hAnsi="Arial" w:cs="Arial"/>
            <w:sz w:val="19"/>
            <w:szCs w:val="19"/>
          </w:rPr>
          <w:t>», чтобы пользователи сразу после создания могли sudo: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pacman -S vim sudo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vim /etc/sudoers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34" w:author="Unknown"/>
          <w:rFonts w:ascii="Arial" w:eastAsia="Times New Roman" w:hAnsi="Arial" w:cs="Arial"/>
          <w:sz w:val="19"/>
          <w:szCs w:val="19"/>
        </w:rPr>
      </w:pPr>
      <w:ins w:id="135" w:author="Unknown">
        <w:r w:rsidRPr="004A08F2">
          <w:rPr>
            <w:rFonts w:ascii="Arial" w:eastAsia="Times New Roman" w:hAnsi="Arial" w:cs="Arial"/>
            <w:sz w:val="19"/>
            <w:szCs w:val="19"/>
          </w:rPr>
          <w:t>Устанавливаем пакет для автодополнения по клавише TAB: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pacman -S bash-completion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36" w:author="Unknown"/>
          <w:rFonts w:ascii="Arial" w:eastAsia="Times New Roman" w:hAnsi="Arial" w:cs="Arial"/>
          <w:sz w:val="19"/>
          <w:szCs w:val="19"/>
        </w:rPr>
      </w:pPr>
      <w:ins w:id="137" w:author="Unknown">
        <w:r w:rsidRPr="004A08F2">
          <w:rPr>
            <w:rFonts w:ascii="Arial" w:eastAsia="Times New Roman" w:hAnsi="Arial" w:cs="Arial"/>
            <w:sz w:val="19"/>
            <w:szCs w:val="19"/>
          </w:rPr>
          <w:t>Теперь в файле locale.gen нам нужно раскомментировать две строки, для этого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vim /etc/locale.gen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38" w:author="Unknown"/>
          <w:rFonts w:ascii="Arial" w:eastAsia="Times New Roman" w:hAnsi="Arial" w:cs="Arial"/>
          <w:sz w:val="19"/>
          <w:szCs w:val="19"/>
        </w:rPr>
      </w:pPr>
      <w:ins w:id="139" w:author="Unknown">
        <w:r w:rsidRPr="004A08F2">
          <w:rPr>
            <w:rFonts w:ascii="Arial" w:eastAsia="Times New Roman" w:hAnsi="Arial" w:cs="Arial"/>
            <w:sz w:val="19"/>
            <w:szCs w:val="19"/>
          </w:rPr>
          <w:t>Ищем там и раскомментируем строки: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en_US.UTF-8 UTF-8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ru_RU.UTF-8 UTF-8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40" w:author="Unknown"/>
          <w:rFonts w:ascii="Arial" w:eastAsia="Times New Roman" w:hAnsi="Arial" w:cs="Arial"/>
          <w:sz w:val="19"/>
          <w:szCs w:val="19"/>
        </w:rPr>
      </w:pPr>
      <w:ins w:id="141" w:author="Unknown">
        <w:r w:rsidRPr="004A08F2">
          <w:rPr>
            <w:rFonts w:ascii="Arial" w:eastAsia="Times New Roman" w:hAnsi="Arial" w:cs="Arial"/>
            <w:sz w:val="19"/>
            <w:szCs w:val="19"/>
          </w:rPr>
          <w:t>После этого выполняем: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locale-gen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42" w:author="Unknown"/>
          <w:rFonts w:ascii="Arial" w:eastAsia="Times New Roman" w:hAnsi="Arial" w:cs="Arial"/>
          <w:sz w:val="19"/>
          <w:szCs w:val="19"/>
        </w:rPr>
      </w:pPr>
      <w:ins w:id="143" w:author="Unknown">
        <w:r w:rsidRPr="004A08F2">
          <w:rPr>
            <w:rFonts w:ascii="Arial" w:eastAsia="Times New Roman" w:hAnsi="Arial" w:cs="Arial"/>
            <w:sz w:val="19"/>
            <w:szCs w:val="19"/>
          </w:rPr>
          <w:t>Создадим locale.conf и экспортируем локаль: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echo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LANG=en_US.UTF-8 &gt; /etc/locale.conf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export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LANG=en_US.UTF-8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44" w:author="Unknown"/>
          <w:rFonts w:ascii="Arial" w:eastAsia="Times New Roman" w:hAnsi="Arial" w:cs="Arial"/>
          <w:sz w:val="19"/>
          <w:szCs w:val="19"/>
        </w:rPr>
      </w:pPr>
      <w:ins w:id="145" w:author="Unknown">
        <w:r w:rsidRPr="004A08F2">
          <w:rPr>
            <w:rFonts w:ascii="Arial" w:eastAsia="Times New Roman" w:hAnsi="Arial" w:cs="Arial"/>
            <w:sz w:val="19"/>
            <w:szCs w:val="19"/>
          </w:rPr>
          <w:t>Настраиваем часы: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hwclock --systohc --utc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46" w:author="Unknown"/>
          <w:rFonts w:ascii="Arial" w:eastAsia="Times New Roman" w:hAnsi="Arial" w:cs="Arial"/>
          <w:sz w:val="19"/>
          <w:szCs w:val="19"/>
        </w:rPr>
      </w:pPr>
      <w:ins w:id="147" w:author="Unknown">
        <w:r w:rsidRPr="004A08F2">
          <w:rPr>
            <w:rFonts w:ascii="Arial" w:eastAsia="Times New Roman" w:hAnsi="Arial" w:cs="Arial"/>
            <w:sz w:val="19"/>
            <w:szCs w:val="19"/>
          </w:rPr>
          <w:t>Ставим иксы: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pacman -S xorg-server xorg-xinit xorg-utils xorg-server-utils mesa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pacman -S xorg-twm xterm xorg-xclock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48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6176645" cy="4632325"/>
            <wp:effectExtent l="19050" t="0" r="0" b="0"/>
            <wp:docPr id="40" name="Рисунок 40" descr="41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41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463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49" w:author="Unknown"/>
          <w:rFonts w:ascii="Arial" w:eastAsia="Times New Roman" w:hAnsi="Arial" w:cs="Arial"/>
          <w:sz w:val="19"/>
          <w:szCs w:val="19"/>
        </w:rPr>
      </w:pPr>
      <w:ins w:id="150" w:author="Unknown">
        <w:r w:rsidRPr="004A08F2">
          <w:rPr>
            <w:rFonts w:ascii="Arial" w:eastAsia="Times New Roman" w:hAnsi="Arial" w:cs="Arial"/>
            <w:sz w:val="19"/>
            <w:szCs w:val="19"/>
          </w:rPr>
          <w:t>Это для ноутбуков с тачпадами: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pacman -S xf86-input-synaptics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51" w:author="Unknown"/>
          <w:rFonts w:ascii="Arial" w:eastAsia="Times New Roman" w:hAnsi="Arial" w:cs="Arial"/>
          <w:sz w:val="19"/>
          <w:szCs w:val="19"/>
        </w:rPr>
      </w:pPr>
      <w:ins w:id="152" w:author="Unknown">
        <w:r w:rsidRPr="004A08F2">
          <w:rPr>
            <w:rFonts w:ascii="Arial" w:eastAsia="Times New Roman" w:hAnsi="Arial" w:cs="Arial"/>
            <w:sz w:val="19"/>
            <w:szCs w:val="19"/>
          </w:rPr>
          <w:t>Установка видеодрайверов (только для тех, кто не в виртуальной машине):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53" w:author="Unknown"/>
          <w:rFonts w:ascii="Arial" w:eastAsia="Times New Roman" w:hAnsi="Arial" w:cs="Arial"/>
          <w:sz w:val="19"/>
          <w:szCs w:val="19"/>
        </w:rPr>
      </w:pPr>
      <w:ins w:id="154" w:author="Unknown">
        <w:r w:rsidRPr="004A08F2">
          <w:rPr>
            <w:rFonts w:ascii="Arial" w:eastAsia="Times New Roman" w:hAnsi="Arial" w:cs="Arial"/>
            <w:sz w:val="19"/>
            <w:szCs w:val="19"/>
          </w:rPr>
          <w:t>Посмотрите, какая у вас видеокарта: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lspci | grep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VGA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55" w:author="Unknown"/>
          <w:rFonts w:ascii="Arial" w:eastAsia="Times New Roman" w:hAnsi="Arial" w:cs="Arial"/>
          <w:sz w:val="19"/>
          <w:szCs w:val="19"/>
        </w:rPr>
      </w:pPr>
      <w:ins w:id="156" w:author="Unknown">
        <w:r w:rsidRPr="004A08F2">
          <w:rPr>
            <w:rFonts w:ascii="Arial" w:eastAsia="Times New Roman" w:hAnsi="Arial" w:cs="Arial"/>
            <w:sz w:val="19"/>
            <w:szCs w:val="19"/>
          </w:rPr>
          <w:t>Чтобы посмотреть доступные открытые драйверы: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pacman  -Ss xf86-video- | less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57" w:author="Unknown"/>
          <w:rFonts w:ascii="Arial" w:eastAsia="Times New Roman" w:hAnsi="Arial" w:cs="Arial"/>
          <w:sz w:val="19"/>
          <w:szCs w:val="19"/>
        </w:rPr>
      </w:pPr>
      <w:ins w:id="158" w:author="Unknown">
        <w:r w:rsidRPr="004A08F2">
          <w:rPr>
            <w:rFonts w:ascii="Arial" w:eastAsia="Times New Roman" w:hAnsi="Arial" w:cs="Arial"/>
            <w:sz w:val="19"/>
            <w:szCs w:val="19"/>
          </w:rPr>
          <w:t>И установите соответствующий вашей видеокарте: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pacman  -S  xf86-video-[TAB]ваша_графическая_карта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59" w:author="Unknown"/>
          <w:rFonts w:ascii="Arial" w:eastAsia="Times New Roman" w:hAnsi="Arial" w:cs="Arial"/>
          <w:sz w:val="19"/>
          <w:szCs w:val="19"/>
        </w:rPr>
      </w:pPr>
      <w:ins w:id="160" w:author="Unknown">
        <w:r w:rsidRPr="004A08F2">
          <w:rPr>
            <w:rFonts w:ascii="Arial" w:eastAsia="Times New Roman" w:hAnsi="Arial" w:cs="Arial"/>
            <w:sz w:val="19"/>
            <w:szCs w:val="19"/>
          </w:rPr>
          <w:t>Тестируем иксы: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startx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61" w:author="Unknown"/>
          <w:rFonts w:ascii="Arial" w:eastAsia="Times New Roman" w:hAnsi="Arial" w:cs="Arial"/>
          <w:sz w:val="19"/>
          <w:szCs w:val="19"/>
        </w:rPr>
      </w:pPr>
      <w:ins w:id="162" w:author="Unknown">
        <w:r w:rsidRPr="004A08F2">
          <w:rPr>
            <w:rFonts w:ascii="Arial" w:eastAsia="Times New Roman" w:hAnsi="Arial" w:cs="Arial"/>
            <w:sz w:val="19"/>
            <w:szCs w:val="19"/>
          </w:rPr>
          <w:lastRenderedPageBreak/>
          <w:t>Если всё настроено правильно, то будет запущена X сессия как на скриншоте ниже. Отсюда можно выйти написав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b/>
            <w:bCs/>
            <w:sz w:val="19"/>
          </w:rPr>
          <w:t>exit</w:t>
        </w:r>
        <w:r w:rsidRPr="004A08F2">
          <w:rPr>
            <w:rFonts w:ascii="Arial" w:eastAsia="Times New Roman" w:hAnsi="Arial" w:cs="Arial"/>
            <w:sz w:val="19"/>
          </w:rPr>
          <w:t> </w:t>
        </w:r>
        <w:r w:rsidRPr="004A08F2">
          <w:rPr>
            <w:rFonts w:ascii="Arial" w:eastAsia="Times New Roman" w:hAnsi="Arial" w:cs="Arial"/>
            <w:sz w:val="19"/>
            <w:szCs w:val="19"/>
          </w:rPr>
          <w:t>в самой большой консоли.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63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18279110" cy="9281795"/>
            <wp:effectExtent l="19050" t="0" r="8890" b="0"/>
            <wp:docPr id="41" name="Рисунок 41" descr="42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42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110" cy="928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64" w:author="Unknown"/>
          <w:rFonts w:ascii="Arial" w:eastAsia="Times New Roman" w:hAnsi="Arial" w:cs="Arial"/>
          <w:sz w:val="19"/>
          <w:szCs w:val="19"/>
        </w:rPr>
      </w:pPr>
      <w:ins w:id="165" w:author="Unknown">
        <w:r w:rsidRPr="004A08F2">
          <w:rPr>
            <w:rFonts w:ascii="Arial" w:eastAsia="Times New Roman" w:hAnsi="Arial" w:cs="Arial"/>
            <w:sz w:val="19"/>
            <w:szCs w:val="19"/>
          </w:rPr>
          <w:lastRenderedPageBreak/>
          <w:t>Установка окружения рабочего стола (Cinnamon) и менеджера рабочего стола (gdm):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pacman -S cinnamon nemo-fileroller gdm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mv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/usr/share/xsessions/gnome.desktop ~/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systemctl enable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gdm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systemctl start gdm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66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drawing>
          <wp:inline distT="0" distB="0" distL="0" distR="0">
            <wp:extent cx="5917565" cy="2734310"/>
            <wp:effectExtent l="19050" t="0" r="6985" b="0"/>
            <wp:docPr id="42" name="Рисунок 42" descr="43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43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67" w:author="Unknown"/>
          <w:rFonts w:ascii="Arial" w:eastAsia="Times New Roman" w:hAnsi="Arial" w:cs="Arial"/>
          <w:sz w:val="19"/>
          <w:szCs w:val="19"/>
        </w:rPr>
      </w:pPr>
      <w:ins w:id="168" w:author="Unknown">
        <w:r w:rsidRPr="004A08F2">
          <w:rPr>
            <w:rFonts w:ascii="Arial" w:eastAsia="Times New Roman" w:hAnsi="Arial" w:cs="Arial"/>
            <w:sz w:val="19"/>
            <w:szCs w:val="19"/>
          </w:rPr>
          <w:t>Настраиваем интернет: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pacman -S net-tools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pacman -S network-manager-applet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systemctl stop dhcpcd@enp0s3.service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systemctl disable dhcpcd@enp0s3.service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systemctl stop dhcpcd.service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systemctl disable dhcpcd.service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69" w:author="Unknown"/>
          <w:rFonts w:ascii="Arial" w:eastAsia="Times New Roman" w:hAnsi="Arial" w:cs="Arial"/>
          <w:sz w:val="19"/>
          <w:szCs w:val="19"/>
        </w:rPr>
      </w:pPr>
      <w:ins w:id="170" w:author="Unknown">
        <w:r w:rsidRPr="004A08F2">
          <w:rPr>
            <w:rFonts w:ascii="Arial" w:eastAsia="Times New Roman" w:hAnsi="Arial" w:cs="Arial"/>
            <w:sz w:val="19"/>
            <w:szCs w:val="19"/>
          </w:rPr>
          <w:t>Запустите и задействуйте Network Manager.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systemctl start NetworkManager</w:t>
            </w:r>
          </w:p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systemctl enable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NetworkManager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71" w:author="Unknown"/>
          <w:rFonts w:ascii="Arial" w:eastAsia="Times New Roman" w:hAnsi="Arial" w:cs="Arial"/>
          <w:sz w:val="19"/>
          <w:szCs w:val="19"/>
        </w:rPr>
      </w:pPr>
      <w:ins w:id="172" w:author="Unknown">
        <w:r w:rsidRPr="004A08F2">
          <w:rPr>
            <w:rFonts w:ascii="Arial" w:eastAsia="Times New Roman" w:hAnsi="Arial" w:cs="Arial"/>
            <w:sz w:val="19"/>
            <w:szCs w:val="19"/>
          </w:rPr>
          <w:t>Программы, которые я всегда устанавливаю для себя:</w:t>
        </w:r>
      </w:ins>
    </w:p>
    <w:tbl>
      <w:tblPr>
        <w:tblW w:w="175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168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 xml:space="preserve">pacman -S gedit gnome-terminal pulseaudio pulseaudio-alsa pavucontrol firefox vlc chromium unzip unrar p7zip pidgin toxcore deluge smplayer audacious qmmp gimp xfburn thunderbird gnome-system-monitor doublecmd-gtk2 gnome-calculator pinta recoll deadbeef truecrypt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lastRenderedPageBreak/>
              <w:t>bleachbit shutter evince mlocate antiword catdoc unrtf djvulibre id3lib mutagen python2-pychm perl-image-exiftool aspell-en aspell-sv git calibre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73" w:author="Unknown"/>
          <w:rFonts w:ascii="Arial" w:eastAsia="Times New Roman" w:hAnsi="Arial" w:cs="Arial"/>
          <w:sz w:val="19"/>
          <w:szCs w:val="19"/>
        </w:rPr>
      </w:pPr>
      <w:ins w:id="174" w:author="Unknown">
        <w:r w:rsidRPr="004A08F2">
          <w:rPr>
            <w:rFonts w:ascii="Arial" w:eastAsia="Times New Roman" w:hAnsi="Arial" w:cs="Arial"/>
            <w:sz w:val="19"/>
            <w:szCs w:val="19"/>
          </w:rPr>
          <w:lastRenderedPageBreak/>
          <w:t>Если не хотите ставить все программы, то вот эти вам точно пригоняться:</w:t>
        </w:r>
      </w:ins>
    </w:p>
    <w:tbl>
      <w:tblPr>
        <w:tblW w:w="1123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1055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55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pacman -S gedit gnome-terminal firefox unzip unrar p7zip gnome-system-monitor doublecmd-gtk2 shutter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75" w:author="Unknown"/>
          <w:rFonts w:ascii="Arial" w:eastAsia="Times New Roman" w:hAnsi="Arial" w:cs="Arial"/>
          <w:sz w:val="19"/>
          <w:szCs w:val="19"/>
        </w:rPr>
      </w:pPr>
      <w:ins w:id="176" w:author="Unknown">
        <w:r w:rsidRPr="004A08F2">
          <w:rPr>
            <w:rFonts w:ascii="Arial" w:eastAsia="Times New Roman" w:hAnsi="Arial" w:cs="Arial"/>
            <w:sz w:val="19"/>
            <w:szCs w:val="19"/>
          </w:rPr>
          <w:t>Опять же, опционально, кодеки:</w:t>
        </w:r>
      </w:ins>
    </w:p>
    <w:tbl>
      <w:tblPr>
        <w:tblW w:w="1540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79"/>
        <w:gridCol w:w="14726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26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pacman -S a52dec faac faad2 flac jasper lame libdca libdv libmad libmpeg2 libtheora libvorbis libxv wavpack x264 xvidcore gstreamer0.10-plugins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77" w:author="Unknown"/>
          <w:rFonts w:ascii="Arial" w:eastAsia="Times New Roman" w:hAnsi="Arial" w:cs="Arial"/>
          <w:sz w:val="19"/>
          <w:szCs w:val="19"/>
        </w:rPr>
      </w:pPr>
      <w:ins w:id="178" w:author="Unknown">
        <w:r w:rsidRPr="004A08F2">
          <w:rPr>
            <w:rFonts w:ascii="Arial" w:eastAsia="Times New Roman" w:hAnsi="Arial" w:cs="Arial"/>
            <w:sz w:val="19"/>
            <w:szCs w:val="19"/>
          </w:rPr>
          <w:t>Если вам нужны офисные инструменты вроде Writer, Calc, Impress, Draw, Math и Base, то установите пакет LibreOffice следующей командой.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</w:rPr>
              <w:t>pacman -S libreoffice-fresh libreoffice-fresh-ru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79" w:author="Unknown"/>
          <w:rFonts w:ascii="Arial" w:eastAsia="Times New Roman" w:hAnsi="Arial" w:cs="Arial"/>
          <w:sz w:val="19"/>
          <w:szCs w:val="19"/>
        </w:rPr>
      </w:pPr>
      <w:ins w:id="180" w:author="Unknown">
        <w:r w:rsidRPr="004A08F2">
          <w:rPr>
            <w:rFonts w:ascii="Arial" w:eastAsia="Times New Roman" w:hAnsi="Arial" w:cs="Arial"/>
            <w:sz w:val="19"/>
            <w:szCs w:val="19"/>
          </w:rPr>
          <w:t>Дополнительные словари для LibreOffice (можно ставить все):</w:t>
        </w:r>
      </w:ins>
    </w:p>
    <w:p w:rsidR="004A08F2" w:rsidRPr="004A08F2" w:rsidRDefault="004A08F2" w:rsidP="004A08F2">
      <w:pPr>
        <w:numPr>
          <w:ilvl w:val="0"/>
          <w:numId w:val="2"/>
        </w:numPr>
        <w:spacing w:after="0" w:line="480" w:lineRule="auto"/>
        <w:ind w:left="408" w:right="204"/>
        <w:jc w:val="both"/>
        <w:rPr>
          <w:ins w:id="181" w:author="Unknown"/>
          <w:rFonts w:ascii="Arial" w:eastAsia="Times New Roman" w:hAnsi="Arial" w:cs="Arial"/>
          <w:sz w:val="19"/>
          <w:szCs w:val="19"/>
        </w:rPr>
      </w:pPr>
      <w:ins w:id="182" w:author="Unknown">
        <w:r w:rsidRPr="004A08F2">
          <w:rPr>
            <w:rFonts w:ascii="Arial" w:eastAsia="Times New Roman" w:hAnsi="Arial" w:cs="Arial"/>
            <w:sz w:val="19"/>
            <w:szCs w:val="19"/>
          </w:rPr>
          <w:fldChar w:fldCharType="begin"/>
        </w:r>
        <w:r w:rsidRPr="004A08F2">
          <w:rPr>
            <w:rFonts w:ascii="Arial" w:eastAsia="Times New Roman" w:hAnsi="Arial" w:cs="Arial"/>
            <w:sz w:val="19"/>
            <w:szCs w:val="19"/>
          </w:rPr>
          <w:instrText xml:space="preserve"> HYPERLINK "https://blackarch.ru/?goto=1323" \t "_blank" </w:instrTex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separate"/>
        </w:r>
        <w:r w:rsidRPr="004A08F2">
          <w:rPr>
            <w:rFonts w:ascii="Arial" w:eastAsia="Times New Roman" w:hAnsi="Arial" w:cs="Arial"/>
            <w:color w:val="1E8CBE"/>
            <w:sz w:val="19"/>
          </w:rPr>
          <w:t>Русский орфографический словарь. Основан на работе группы AOT.ru.</w: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end"/>
        </w:r>
      </w:ins>
    </w:p>
    <w:p w:rsidR="004A08F2" w:rsidRPr="004A08F2" w:rsidRDefault="004A08F2" w:rsidP="004A08F2">
      <w:pPr>
        <w:numPr>
          <w:ilvl w:val="0"/>
          <w:numId w:val="2"/>
        </w:numPr>
        <w:spacing w:after="0" w:line="480" w:lineRule="auto"/>
        <w:ind w:left="408" w:right="204"/>
        <w:jc w:val="both"/>
        <w:rPr>
          <w:ins w:id="183" w:author="Unknown"/>
          <w:rFonts w:ascii="Arial" w:eastAsia="Times New Roman" w:hAnsi="Arial" w:cs="Arial"/>
          <w:sz w:val="19"/>
          <w:szCs w:val="19"/>
        </w:rPr>
      </w:pPr>
      <w:ins w:id="184" w:author="Unknown">
        <w:r w:rsidRPr="004A08F2">
          <w:rPr>
            <w:rFonts w:ascii="Arial" w:eastAsia="Times New Roman" w:hAnsi="Arial" w:cs="Arial"/>
            <w:sz w:val="19"/>
            <w:szCs w:val="19"/>
          </w:rPr>
          <w:fldChar w:fldCharType="begin"/>
        </w:r>
        <w:r w:rsidRPr="004A08F2">
          <w:rPr>
            <w:rFonts w:ascii="Arial" w:eastAsia="Times New Roman" w:hAnsi="Arial" w:cs="Arial"/>
            <w:sz w:val="19"/>
            <w:szCs w:val="19"/>
          </w:rPr>
          <w:instrText xml:space="preserve"> HYPERLINK "https://blackarch.ru/?goto=1324" \t "_blank" </w:instrTex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separate"/>
        </w:r>
        <w:r w:rsidRPr="004A08F2">
          <w:rPr>
            <w:rFonts w:ascii="Arial" w:eastAsia="Times New Roman" w:hAnsi="Arial" w:cs="Arial"/>
            <w:color w:val="1E8CBE"/>
            <w:sz w:val="19"/>
          </w:rPr>
          <w:t>Пакет словарей для русского языка</w: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end"/>
        </w:r>
      </w:ins>
    </w:p>
    <w:p w:rsidR="004A08F2" w:rsidRPr="004A08F2" w:rsidRDefault="004A08F2" w:rsidP="004A08F2">
      <w:pPr>
        <w:numPr>
          <w:ilvl w:val="0"/>
          <w:numId w:val="2"/>
        </w:numPr>
        <w:spacing w:after="0" w:line="480" w:lineRule="auto"/>
        <w:ind w:left="408" w:right="204"/>
        <w:jc w:val="both"/>
        <w:rPr>
          <w:ins w:id="185" w:author="Unknown"/>
          <w:rFonts w:ascii="Arial" w:eastAsia="Times New Roman" w:hAnsi="Arial" w:cs="Arial"/>
          <w:sz w:val="19"/>
          <w:szCs w:val="19"/>
        </w:rPr>
      </w:pPr>
      <w:ins w:id="186" w:author="Unknown">
        <w:r w:rsidRPr="004A08F2">
          <w:rPr>
            <w:rFonts w:ascii="Arial" w:eastAsia="Times New Roman" w:hAnsi="Arial" w:cs="Arial"/>
            <w:sz w:val="19"/>
            <w:szCs w:val="19"/>
          </w:rPr>
          <w:fldChar w:fldCharType="begin"/>
        </w:r>
        <w:r w:rsidRPr="004A08F2">
          <w:rPr>
            <w:rFonts w:ascii="Arial" w:eastAsia="Times New Roman" w:hAnsi="Arial" w:cs="Arial"/>
            <w:sz w:val="19"/>
            <w:szCs w:val="19"/>
          </w:rPr>
          <w:instrText xml:space="preserve"> HYPERLINK "https://blackarch.ru/?goto=1325" \t "_blank" </w:instrTex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separate"/>
        </w:r>
        <w:r w:rsidRPr="004A08F2">
          <w:rPr>
            <w:rFonts w:ascii="Arial" w:eastAsia="Times New Roman" w:hAnsi="Arial" w:cs="Arial"/>
            <w:color w:val="1E8CBE"/>
            <w:sz w:val="19"/>
          </w:rPr>
          <w:t>LanguageTool</w: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end"/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87" w:author="Unknown"/>
          <w:rFonts w:ascii="Arial" w:eastAsia="Times New Roman" w:hAnsi="Arial" w:cs="Arial"/>
          <w:sz w:val="19"/>
          <w:szCs w:val="19"/>
        </w:rPr>
      </w:pPr>
      <w:ins w:id="188" w:author="Unknown">
        <w:r w:rsidRPr="004A08F2">
          <w:rPr>
            <w:rFonts w:ascii="Arial" w:eastAsia="Times New Roman" w:hAnsi="Arial" w:cs="Arial"/>
            <w:sz w:val="19"/>
            <w:szCs w:val="19"/>
          </w:rPr>
          <w:t>Отлично, теперь у нас полнофункциональная, выглядящая современно система. </w:t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89" w:author="Unknown"/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1E8CBE"/>
          <w:sz w:val="19"/>
          <w:szCs w:val="19"/>
          <w:bdr w:val="none" w:sz="0" w:space="0" w:color="auto" w:frame="1"/>
        </w:rPr>
        <w:lastRenderedPageBreak/>
        <w:drawing>
          <wp:inline distT="0" distB="0" distL="0" distR="0">
            <wp:extent cx="18279110" cy="9281795"/>
            <wp:effectExtent l="19050" t="0" r="8890" b="0"/>
            <wp:docPr id="43" name="Рисунок 43" descr="44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44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110" cy="928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F2" w:rsidRPr="004A08F2" w:rsidRDefault="004A08F2" w:rsidP="004A08F2">
      <w:pPr>
        <w:spacing w:after="0" w:line="480" w:lineRule="auto"/>
        <w:jc w:val="both"/>
        <w:rPr>
          <w:ins w:id="190" w:author="Unknown"/>
          <w:rFonts w:ascii="Arial" w:eastAsia="Times New Roman" w:hAnsi="Arial" w:cs="Arial"/>
          <w:sz w:val="19"/>
          <w:szCs w:val="19"/>
        </w:rPr>
      </w:pPr>
      <w:ins w:id="191" w:author="Unknown">
        <w:r w:rsidRPr="004A08F2">
          <w:rPr>
            <w:rFonts w:ascii="Arial" w:eastAsia="Times New Roman" w:hAnsi="Arial" w:cs="Arial"/>
            <w:sz w:val="19"/>
            <w:szCs w:val="19"/>
          </w:rPr>
          <w:lastRenderedPageBreak/>
          <w:t>Пришла пора установить инструменты BlackArch. Со списком инструментов и с группами инструментов вы можете ознакомиться по адресам:</w:t>
        </w:r>
      </w:ins>
    </w:p>
    <w:p w:rsidR="004A08F2" w:rsidRPr="004A08F2" w:rsidRDefault="004A08F2" w:rsidP="004A08F2">
      <w:pPr>
        <w:numPr>
          <w:ilvl w:val="0"/>
          <w:numId w:val="3"/>
        </w:numPr>
        <w:spacing w:after="0" w:line="480" w:lineRule="auto"/>
        <w:ind w:left="408" w:right="204"/>
        <w:jc w:val="both"/>
        <w:rPr>
          <w:ins w:id="192" w:author="Unknown"/>
          <w:rFonts w:ascii="Arial" w:eastAsia="Times New Roman" w:hAnsi="Arial" w:cs="Arial"/>
          <w:sz w:val="19"/>
          <w:szCs w:val="19"/>
        </w:rPr>
      </w:pPr>
      <w:ins w:id="193" w:author="Unknown">
        <w:r w:rsidRPr="004A08F2">
          <w:rPr>
            <w:rFonts w:ascii="Arial" w:eastAsia="Times New Roman" w:hAnsi="Arial" w:cs="Arial"/>
            <w:sz w:val="19"/>
            <w:szCs w:val="19"/>
          </w:rPr>
          <w:fldChar w:fldCharType="begin"/>
        </w:r>
        <w:r w:rsidRPr="004A08F2">
          <w:rPr>
            <w:rFonts w:ascii="Arial" w:eastAsia="Times New Roman" w:hAnsi="Arial" w:cs="Arial"/>
            <w:sz w:val="19"/>
            <w:szCs w:val="19"/>
          </w:rPr>
          <w:instrText xml:space="preserve"> HYPERLINK "https://blackarch.ru/?page_id=2" \t "_blank" </w:instrTex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separate"/>
        </w:r>
        <w:r w:rsidRPr="004A08F2">
          <w:rPr>
            <w:rFonts w:ascii="Arial" w:eastAsia="Times New Roman" w:hAnsi="Arial" w:cs="Arial"/>
            <w:color w:val="1E8CBE"/>
            <w:sz w:val="19"/>
          </w:rPr>
          <w:t>Список инструментов BlackArch с описанием</w: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end"/>
        </w:r>
      </w:ins>
    </w:p>
    <w:p w:rsidR="004A08F2" w:rsidRPr="004A08F2" w:rsidRDefault="004A08F2" w:rsidP="004A08F2">
      <w:pPr>
        <w:numPr>
          <w:ilvl w:val="0"/>
          <w:numId w:val="3"/>
        </w:numPr>
        <w:spacing w:after="0" w:line="480" w:lineRule="auto"/>
        <w:ind w:left="408" w:right="204"/>
        <w:jc w:val="both"/>
        <w:rPr>
          <w:ins w:id="194" w:author="Unknown"/>
          <w:rFonts w:ascii="Arial" w:eastAsia="Times New Roman" w:hAnsi="Arial" w:cs="Arial"/>
          <w:sz w:val="19"/>
          <w:szCs w:val="19"/>
        </w:rPr>
      </w:pPr>
      <w:ins w:id="195" w:author="Unknown">
        <w:r w:rsidRPr="004A08F2">
          <w:rPr>
            <w:rFonts w:ascii="Arial" w:eastAsia="Times New Roman" w:hAnsi="Arial" w:cs="Arial"/>
            <w:sz w:val="19"/>
            <w:szCs w:val="19"/>
          </w:rPr>
          <w:fldChar w:fldCharType="begin"/>
        </w:r>
        <w:r w:rsidRPr="004A08F2">
          <w:rPr>
            <w:rFonts w:ascii="Arial" w:eastAsia="Times New Roman" w:hAnsi="Arial" w:cs="Arial"/>
            <w:sz w:val="19"/>
            <w:szCs w:val="19"/>
          </w:rPr>
          <w:instrText xml:space="preserve"> HYPERLINK "https://blackarch.ru/?p=13" \t "_blank" </w:instrTex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separate"/>
        </w:r>
        <w:r w:rsidRPr="004A08F2">
          <w:rPr>
            <w:rFonts w:ascii="Arial" w:eastAsia="Times New Roman" w:hAnsi="Arial" w:cs="Arial"/>
            <w:color w:val="1E8CBE"/>
            <w:sz w:val="19"/>
          </w:rPr>
          <w:t>Группы программ BlackArch</w:t>
        </w:r>
        <w:r w:rsidRPr="004A08F2">
          <w:rPr>
            <w:rFonts w:ascii="Arial" w:eastAsia="Times New Roman" w:hAnsi="Arial" w:cs="Arial"/>
            <w:sz w:val="19"/>
            <w:szCs w:val="19"/>
          </w:rPr>
          <w:fldChar w:fldCharType="end"/>
        </w:r>
      </w:ins>
    </w:p>
    <w:p w:rsidR="004A08F2" w:rsidRPr="004A08F2" w:rsidRDefault="004A08F2" w:rsidP="004A08F2">
      <w:pPr>
        <w:spacing w:after="0" w:line="480" w:lineRule="auto"/>
        <w:jc w:val="both"/>
        <w:rPr>
          <w:ins w:id="196" w:author="Unknown"/>
          <w:rFonts w:ascii="Arial" w:eastAsia="Times New Roman" w:hAnsi="Arial" w:cs="Arial"/>
          <w:sz w:val="19"/>
          <w:szCs w:val="19"/>
        </w:rPr>
      </w:pPr>
      <w:ins w:id="197" w:author="Unknown">
        <w:r w:rsidRPr="004A08F2">
          <w:rPr>
            <w:rFonts w:ascii="Arial" w:eastAsia="Times New Roman" w:hAnsi="Arial" w:cs="Arial"/>
            <w:sz w:val="19"/>
            <w:szCs w:val="19"/>
          </w:rPr>
          <w:t>Установите список зеркал:</w:t>
        </w:r>
      </w:ins>
    </w:p>
    <w:tbl>
      <w:tblPr>
        <w:tblW w:w="103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96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08F2">
              <w:rPr>
                <w:rFonts w:ascii="Courier New" w:eastAsia="Times New Roman" w:hAnsi="Courier New" w:cs="Courier New"/>
                <w:sz w:val="20"/>
                <w:lang w:val="en-US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  <w:lang w:val="en-US"/>
              </w:rPr>
              <w:t>pacman -Ss blackarch-mirrorlist</w:t>
            </w:r>
          </w:p>
        </w:tc>
      </w:tr>
    </w:tbl>
    <w:p w:rsidR="004A08F2" w:rsidRPr="004A08F2" w:rsidRDefault="004A08F2" w:rsidP="004A08F2">
      <w:pPr>
        <w:spacing w:after="0" w:line="480" w:lineRule="auto"/>
        <w:jc w:val="both"/>
        <w:rPr>
          <w:ins w:id="198" w:author="Unknown"/>
          <w:rFonts w:ascii="Arial" w:eastAsia="Times New Roman" w:hAnsi="Arial" w:cs="Arial"/>
          <w:sz w:val="19"/>
          <w:szCs w:val="19"/>
        </w:rPr>
      </w:pPr>
      <w:ins w:id="199" w:author="Unknown">
        <w:r w:rsidRPr="004A08F2">
          <w:rPr>
            <w:rFonts w:ascii="Arial" w:eastAsia="Times New Roman" w:hAnsi="Arial" w:cs="Arial"/>
            <w:sz w:val="19"/>
            <w:szCs w:val="19"/>
          </w:rPr>
          <w:t>К примеру, я хочу установить инструменты для автоматизации взлома, взлома паролей, работе с базами данных, использования эксплойтов, сетевые инструменты, разведки, сканеры, снифферы, социальной инженерии, спуфинга, работе с веб-приложениями и работе с беспроводными сетями, я выполняю команду:</w:t>
        </w:r>
      </w:ins>
    </w:p>
    <w:tbl>
      <w:tblPr>
        <w:tblW w:w="17525" w:type="dxa"/>
        <w:tblInd w:w="272" w:type="dxa"/>
        <w:tblCellMar>
          <w:left w:w="0" w:type="dxa"/>
          <w:right w:w="0" w:type="dxa"/>
        </w:tblCellMar>
        <w:tblLook w:val="04A0"/>
      </w:tblPr>
      <w:tblGrid>
        <w:gridCol w:w="680"/>
        <w:gridCol w:w="16845"/>
      </w:tblGrid>
      <w:tr w:rsidR="004A08F2" w:rsidRPr="004A08F2" w:rsidTr="004A08F2">
        <w:tc>
          <w:tcPr>
            <w:tcW w:w="0" w:type="auto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45" w:type="dxa"/>
            <w:vAlign w:val="center"/>
            <w:hideMark/>
          </w:tcPr>
          <w:p w:rsidR="004A08F2" w:rsidRPr="004A08F2" w:rsidRDefault="004A08F2" w:rsidP="004A08F2">
            <w:pPr>
              <w:spacing w:before="272" w:after="272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08F2">
              <w:rPr>
                <w:rFonts w:ascii="Courier New" w:eastAsia="Times New Roman" w:hAnsi="Courier New" w:cs="Courier New"/>
                <w:sz w:val="20"/>
                <w:lang w:val="en-US"/>
              </w:rPr>
              <w:t>sudo</w:t>
            </w:r>
            <w:r w:rsidRPr="004A08F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A08F2">
              <w:rPr>
                <w:rFonts w:ascii="Courier New" w:eastAsia="Times New Roman" w:hAnsi="Courier New" w:cs="Courier New"/>
                <w:sz w:val="20"/>
                <w:lang w:val="en-US"/>
              </w:rPr>
              <w:t>pacman -S blackarch-automation blackarch-cracker blackarch-database blackarch-exploitation blac</w:t>
            </w:r>
          </w:p>
        </w:tc>
      </w:tr>
    </w:tbl>
    <w:p w:rsidR="00000000" w:rsidRPr="004A08F2" w:rsidRDefault="004A08F2">
      <w:pPr>
        <w:rPr>
          <w:lang w:val="en-US"/>
        </w:rPr>
      </w:pPr>
    </w:p>
    <w:p w:rsidR="004A08F2" w:rsidRPr="004A08F2" w:rsidRDefault="004A08F2">
      <w:pPr>
        <w:rPr>
          <w:lang w:val="en-US"/>
        </w:rPr>
      </w:pPr>
    </w:p>
    <w:sectPr w:rsidR="004A08F2" w:rsidRPr="004A08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3676D"/>
    <w:multiLevelType w:val="multilevel"/>
    <w:tmpl w:val="0C7A0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73160D"/>
    <w:multiLevelType w:val="multilevel"/>
    <w:tmpl w:val="6F769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F451F22"/>
    <w:multiLevelType w:val="multilevel"/>
    <w:tmpl w:val="1CE87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compat>
    <w:useFELayout/>
  </w:compat>
  <w:rsids>
    <w:rsidRoot w:val="004A08F2"/>
    <w:rsid w:val="004A08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A08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08F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ost-meta">
    <w:name w:val="post-meta"/>
    <w:basedOn w:val="a"/>
    <w:rsid w:val="004A0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-meta-date">
    <w:name w:val="post-meta-date"/>
    <w:basedOn w:val="a0"/>
    <w:rsid w:val="004A08F2"/>
  </w:style>
  <w:style w:type="character" w:customStyle="1" w:styleId="apple-converted-space">
    <w:name w:val="apple-converted-space"/>
    <w:basedOn w:val="a0"/>
    <w:rsid w:val="004A08F2"/>
  </w:style>
  <w:style w:type="character" w:customStyle="1" w:styleId="post-meta-author">
    <w:name w:val="post-meta-author"/>
    <w:basedOn w:val="a0"/>
    <w:rsid w:val="004A08F2"/>
  </w:style>
  <w:style w:type="character" w:styleId="a3">
    <w:name w:val="Hyperlink"/>
    <w:basedOn w:val="a0"/>
    <w:uiPriority w:val="99"/>
    <w:semiHidden/>
    <w:unhideWhenUsed/>
    <w:rsid w:val="004A08F2"/>
    <w:rPr>
      <w:color w:val="0000FF"/>
      <w:u w:val="single"/>
    </w:rPr>
  </w:style>
  <w:style w:type="character" w:customStyle="1" w:styleId="post-meta-comments">
    <w:name w:val="post-meta-comments"/>
    <w:basedOn w:val="a0"/>
    <w:rsid w:val="004A08F2"/>
  </w:style>
  <w:style w:type="paragraph" w:styleId="a4">
    <w:name w:val="Normal (Web)"/>
    <w:basedOn w:val="a"/>
    <w:uiPriority w:val="99"/>
    <w:semiHidden/>
    <w:unhideWhenUsed/>
    <w:rsid w:val="004A0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4A08F2"/>
    <w:rPr>
      <w:b/>
      <w:bCs/>
    </w:rPr>
  </w:style>
  <w:style w:type="character" w:styleId="HTML">
    <w:name w:val="HTML Code"/>
    <w:basedOn w:val="a0"/>
    <w:uiPriority w:val="99"/>
    <w:semiHidden/>
    <w:unhideWhenUsed/>
    <w:rsid w:val="004A08F2"/>
    <w:rPr>
      <w:rFonts w:ascii="Courier New" w:eastAsia="Times New Roman" w:hAnsi="Courier New" w:cs="Courier New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4A0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A08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20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44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67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31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81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79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2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2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8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31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8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64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7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14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92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15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2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6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43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3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54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27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45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8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06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8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14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18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5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74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615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6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23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46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959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9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4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48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8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9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56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82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32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51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8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56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6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0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0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5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60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0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0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20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79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45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38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73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7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9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2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58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0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63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55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27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559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8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45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80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6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85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67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46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06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33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81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29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62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9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3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86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69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5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45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93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8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09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6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38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96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37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4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53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2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26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3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546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44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23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66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6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ackarch.ru/wp-content/uploads/2016/02/04.jpg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s://blackarch.ru/wp-content/uploads/2016/02/18.jpg" TargetMode="External"/><Relationship Id="rId21" Type="http://schemas.openxmlformats.org/officeDocument/2006/relationships/hyperlink" Target="https://blackarch.ru/wp-content/uploads/2016/02/08.jpg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hyperlink" Target="https://blackarch.ru/wp-content/uploads/2016/02/22.jpg" TargetMode="External"/><Relationship Id="rId50" Type="http://schemas.openxmlformats.org/officeDocument/2006/relationships/image" Target="media/image22.jpeg"/><Relationship Id="rId55" Type="http://schemas.openxmlformats.org/officeDocument/2006/relationships/hyperlink" Target="https://blackarch.ru/wp-content/uploads/2016/02/26.jpg" TargetMode="External"/><Relationship Id="rId63" Type="http://schemas.openxmlformats.org/officeDocument/2006/relationships/hyperlink" Target="https://blackarch.ru/wp-content/uploads/2016/02/30.jpg" TargetMode="External"/><Relationship Id="rId68" Type="http://schemas.openxmlformats.org/officeDocument/2006/relationships/image" Target="media/image31.jpeg"/><Relationship Id="rId76" Type="http://schemas.openxmlformats.org/officeDocument/2006/relationships/image" Target="media/image35.jpeg"/><Relationship Id="rId84" Type="http://schemas.openxmlformats.org/officeDocument/2006/relationships/image" Target="media/image39.jpeg"/><Relationship Id="rId89" Type="http://schemas.openxmlformats.org/officeDocument/2006/relationships/hyperlink" Target="https://blackarch.ru/wp-content/uploads/2016/02/43.jpg" TargetMode="External"/><Relationship Id="rId7" Type="http://schemas.openxmlformats.org/officeDocument/2006/relationships/hyperlink" Target="https://blackarch.ru/wp-content/uploads/2016/02/01.jpg" TargetMode="External"/><Relationship Id="rId71" Type="http://schemas.openxmlformats.org/officeDocument/2006/relationships/hyperlink" Target="https://blackarch.ru/wp-content/uploads/2016/02/34.jpg" TargetMode="External"/><Relationship Id="rId92" Type="http://schemas.openxmlformats.org/officeDocument/2006/relationships/image" Target="media/image43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hyperlink" Target="https://blackarch.ru/wp-content/uploads/2016/02/13.jpg" TargetMode="External"/><Relationship Id="rId11" Type="http://schemas.openxmlformats.org/officeDocument/2006/relationships/hyperlink" Target="https://blackarch.ru/wp-content/uploads/2016/02/03.jpg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s://blackarch.ru/wp-content/uploads/2016/02/17.jpg" TargetMode="External"/><Relationship Id="rId40" Type="http://schemas.openxmlformats.org/officeDocument/2006/relationships/image" Target="media/image17.jpeg"/><Relationship Id="rId45" Type="http://schemas.openxmlformats.org/officeDocument/2006/relationships/hyperlink" Target="https://blackarch.ru/wp-content/uploads/2016/02/21.jpg" TargetMode="External"/><Relationship Id="rId53" Type="http://schemas.openxmlformats.org/officeDocument/2006/relationships/hyperlink" Target="https://blackarch.ru/wp-content/uploads/2016/02/25.jpg" TargetMode="External"/><Relationship Id="rId58" Type="http://schemas.openxmlformats.org/officeDocument/2006/relationships/image" Target="media/image26.jpeg"/><Relationship Id="rId66" Type="http://schemas.openxmlformats.org/officeDocument/2006/relationships/image" Target="media/image30.jpeg"/><Relationship Id="rId74" Type="http://schemas.openxmlformats.org/officeDocument/2006/relationships/image" Target="media/image34.jpeg"/><Relationship Id="rId79" Type="http://schemas.openxmlformats.org/officeDocument/2006/relationships/hyperlink" Target="https://blackarch.ru/wp-content/uploads/2016/02/38.jpg" TargetMode="External"/><Relationship Id="rId87" Type="http://schemas.openxmlformats.org/officeDocument/2006/relationships/hyperlink" Target="https://blackarch.ru/wp-content/uploads/2016/02/42-1.jpg" TargetMode="External"/><Relationship Id="rId5" Type="http://schemas.openxmlformats.org/officeDocument/2006/relationships/hyperlink" Target="https://blackarch.ru/?author=1" TargetMode="External"/><Relationship Id="rId61" Type="http://schemas.openxmlformats.org/officeDocument/2006/relationships/hyperlink" Target="https://blackarch.ru/wp-content/uploads/2016/02/29.jpg" TargetMode="External"/><Relationship Id="rId82" Type="http://schemas.openxmlformats.org/officeDocument/2006/relationships/image" Target="media/image38.jpeg"/><Relationship Id="rId90" Type="http://schemas.openxmlformats.org/officeDocument/2006/relationships/image" Target="media/image42.jpeg"/><Relationship Id="rId19" Type="http://schemas.openxmlformats.org/officeDocument/2006/relationships/hyperlink" Target="https://blackarch.ru/wp-content/uploads/2016/02/07.jp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s://blackarch.ru/wp-content/uploads/2016/02/12.jpg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s://blackarch.ru/wp-content/uploads/2016/02/16.jpg" TargetMode="External"/><Relationship Id="rId43" Type="http://schemas.openxmlformats.org/officeDocument/2006/relationships/hyperlink" Target="https://blackarch.ru/wp-content/uploads/2016/02/20.jpg" TargetMode="External"/><Relationship Id="rId48" Type="http://schemas.openxmlformats.org/officeDocument/2006/relationships/image" Target="media/image21.jpeg"/><Relationship Id="rId56" Type="http://schemas.openxmlformats.org/officeDocument/2006/relationships/image" Target="media/image25.jpeg"/><Relationship Id="rId64" Type="http://schemas.openxmlformats.org/officeDocument/2006/relationships/image" Target="media/image29.jpeg"/><Relationship Id="rId69" Type="http://schemas.openxmlformats.org/officeDocument/2006/relationships/hyperlink" Target="https://blackarch.ru/wp-content/uploads/2016/02/33.jpg" TargetMode="External"/><Relationship Id="rId77" Type="http://schemas.openxmlformats.org/officeDocument/2006/relationships/hyperlink" Target="https://blackarch.ru/wp-content/uploads/2016/02/37.jpg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blackarch.ru/wp-content/uploads/2016/02/24.jpg" TargetMode="External"/><Relationship Id="rId72" Type="http://schemas.openxmlformats.org/officeDocument/2006/relationships/image" Target="media/image33.jpeg"/><Relationship Id="rId80" Type="http://schemas.openxmlformats.org/officeDocument/2006/relationships/image" Target="media/image37.jpeg"/><Relationship Id="rId85" Type="http://schemas.openxmlformats.org/officeDocument/2006/relationships/hyperlink" Target="https://blackarch.ru/wp-content/uploads/2016/02/41.jpg" TargetMode="External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yperlink" Target="https://blackarch.ru/wp-content/uploads/2016/02/06.jpg" TargetMode="External"/><Relationship Id="rId25" Type="http://schemas.openxmlformats.org/officeDocument/2006/relationships/hyperlink" Target="https://blackarch.ru/wp-content/uploads/2016/02/10.jpg" TargetMode="External"/><Relationship Id="rId33" Type="http://schemas.openxmlformats.org/officeDocument/2006/relationships/hyperlink" Target="https://blackarch.ru/wp-content/uploads/2016/02/15.jpg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59" Type="http://schemas.openxmlformats.org/officeDocument/2006/relationships/hyperlink" Target="https://blackarch.ru/wp-content/uploads/2016/02/28.jpg" TargetMode="External"/><Relationship Id="rId67" Type="http://schemas.openxmlformats.org/officeDocument/2006/relationships/hyperlink" Target="https://blackarch.ru/wp-content/uploads/2016/02/32.jpg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blackarch.ru/wp-content/uploads/2016/02/19.jpg" TargetMode="External"/><Relationship Id="rId54" Type="http://schemas.openxmlformats.org/officeDocument/2006/relationships/image" Target="media/image24.jpeg"/><Relationship Id="rId62" Type="http://schemas.openxmlformats.org/officeDocument/2006/relationships/image" Target="media/image28.jpeg"/><Relationship Id="rId70" Type="http://schemas.openxmlformats.org/officeDocument/2006/relationships/image" Target="media/image32.jpeg"/><Relationship Id="rId75" Type="http://schemas.openxmlformats.org/officeDocument/2006/relationships/hyperlink" Target="https://blackarch.ru/wp-content/uploads/2016/02/36.jpg" TargetMode="External"/><Relationship Id="rId83" Type="http://schemas.openxmlformats.org/officeDocument/2006/relationships/hyperlink" Target="https://blackarch.ru/wp-content/uploads/2016/02/40.jpg" TargetMode="External"/><Relationship Id="rId88" Type="http://schemas.openxmlformats.org/officeDocument/2006/relationships/image" Target="media/image41.jpeg"/><Relationship Id="rId91" Type="http://schemas.openxmlformats.org/officeDocument/2006/relationships/hyperlink" Target="https://blackarch.ru/wp-content/uploads/2016/02/44.j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blackarch.ru/?p=309" TargetMode="External"/><Relationship Id="rId15" Type="http://schemas.openxmlformats.org/officeDocument/2006/relationships/hyperlink" Target="https://blackarch.ru/wp-content/uploads/2016/02/05.jpg" TargetMode="External"/><Relationship Id="rId23" Type="http://schemas.openxmlformats.org/officeDocument/2006/relationships/hyperlink" Target="https://blackarch.ru/wp-content/uploads/2016/02/09.jpg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hyperlink" Target="https://blackarch.ru/wp-content/uploads/2016/02/23.jpg" TargetMode="External"/><Relationship Id="rId57" Type="http://schemas.openxmlformats.org/officeDocument/2006/relationships/hyperlink" Target="https://blackarch.ru/wp-content/uploads/2016/02/27.jpg" TargetMode="External"/><Relationship Id="rId10" Type="http://schemas.openxmlformats.org/officeDocument/2006/relationships/image" Target="media/image2.jpeg"/><Relationship Id="rId31" Type="http://schemas.openxmlformats.org/officeDocument/2006/relationships/hyperlink" Target="https://blackarch.ru/wp-content/uploads/2016/02/14.jpg" TargetMode="External"/><Relationship Id="rId44" Type="http://schemas.openxmlformats.org/officeDocument/2006/relationships/image" Target="media/image19.jpeg"/><Relationship Id="rId52" Type="http://schemas.openxmlformats.org/officeDocument/2006/relationships/image" Target="media/image23.jpeg"/><Relationship Id="rId60" Type="http://schemas.openxmlformats.org/officeDocument/2006/relationships/image" Target="media/image27.jpeg"/><Relationship Id="rId65" Type="http://schemas.openxmlformats.org/officeDocument/2006/relationships/hyperlink" Target="https://blackarch.ru/wp-content/uploads/2016/02/31.jpg" TargetMode="External"/><Relationship Id="rId73" Type="http://schemas.openxmlformats.org/officeDocument/2006/relationships/hyperlink" Target="https://blackarch.ru/wp-content/uploads/2016/02/35.jpg" TargetMode="External"/><Relationship Id="rId78" Type="http://schemas.openxmlformats.org/officeDocument/2006/relationships/image" Target="media/image36.jpeg"/><Relationship Id="rId81" Type="http://schemas.openxmlformats.org/officeDocument/2006/relationships/hyperlink" Target="https://blackarch.ru/wp-content/uploads/2016/02/39.jpg" TargetMode="External"/><Relationship Id="rId86" Type="http://schemas.openxmlformats.org/officeDocument/2006/relationships/image" Target="media/image40.jpe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lackarch.ru/wp-content/uploads/2016/02/02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1197</Words>
  <Characters>6826</Characters>
  <Application>Microsoft Office Word</Application>
  <DocSecurity>0</DocSecurity>
  <Lines>56</Lines>
  <Paragraphs>16</Paragraphs>
  <ScaleCrop>false</ScaleCrop>
  <Company/>
  <LinksUpToDate>false</LinksUpToDate>
  <CharactersWithSpaces>8007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Doctor_Who</dc:creator>
  <cp:keywords/>
  <dc:description/>
  <cp:lastModifiedBy>Doctor_Who</cp:lastModifiedBy>
  <cp:revision>2</cp:revision>
  <dcterms:created xsi:type="dcterms:W3CDTF">2016-05-03T02:27:00Z</dcterms:created>
  <dcterms:modified xsi:type="dcterms:W3CDTF">2016-05-03T02:27:00Z</dcterms:modified>
</cp:coreProperties>
</file>